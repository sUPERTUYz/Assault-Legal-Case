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CAE5" w14:textId="77777777" w:rsidR="0032500C" w:rsidRPr="005C5362" w:rsidRDefault="0032500C" w:rsidP="00B735AE">
      <w:pPr>
        <w:jc w:val="center"/>
        <w:rPr>
          <w:rFonts w:ascii="Browallia New" w:hAnsi="Browallia New" w:cs="Browallia New"/>
          <w:b/>
          <w:bCs/>
          <w:sz w:val="30"/>
          <w:szCs w:val="30"/>
          <w:cs/>
        </w:rPr>
      </w:pPr>
    </w:p>
    <w:p w14:paraId="1AF265C5" w14:textId="77777777" w:rsidR="00E829F9" w:rsidRDefault="00360984" w:rsidP="00B735AE">
      <w:pPr>
        <w:jc w:val="center"/>
        <w:rPr>
          <w:ins w:id="0" w:author="Korrawat Sutthinawaphan (KSN)" w:date="2026-09-24T10:18:00Z" w16du:dateUtc="2026-09-24T03:18:00Z"/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สัญญารักษาความลับ </w:t>
      </w:r>
    </w:p>
    <w:p w14:paraId="02C78C21" w14:textId="77777777" w:rsidR="00B735AE" w:rsidRPr="00114264" w:rsidRDefault="00B735AE" w:rsidP="00B735AE">
      <w:pPr>
        <w:jc w:val="center"/>
        <w:rPr>
          <w:rFonts w:ascii="Browallia New" w:hAnsi="Browallia New" w:cs="Browallia New"/>
          <w:b/>
          <w:bCs/>
          <w:sz w:val="30"/>
          <w:szCs w:val="30"/>
        </w:rPr>
      </w:pPr>
    </w:p>
    <w:p w14:paraId="60370158" w14:textId="39DEDF8E" w:rsidR="000956AA" w:rsidRPr="005C5362" w:rsidDel="00B735AE" w:rsidRDefault="000956AA" w:rsidP="00B735AE">
      <w:pPr>
        <w:jc w:val="center"/>
        <w:rPr>
          <w:del w:id="1" w:author="Korrawat Sutthinawaphan (KSN)" w:date="2026-09-24T10:18:00Z" w16du:dateUtc="2026-09-24T03:18:00Z"/>
          <w:rFonts w:ascii="Browallia New" w:hAnsi="Browallia New" w:cs="Browallia New"/>
          <w:b/>
          <w:bCs/>
          <w:sz w:val="30"/>
          <w:szCs w:val="30"/>
        </w:rPr>
      </w:pPr>
    </w:p>
    <w:p w14:paraId="393B7173" w14:textId="2BF6E184" w:rsidR="00966C2C" w:rsidRPr="005C5362" w:rsidDel="00B735AE" w:rsidRDefault="00966C2C" w:rsidP="008A2DFE">
      <w:pPr>
        <w:jc w:val="thaiDistribute"/>
        <w:rPr>
          <w:del w:id="2" w:author="Korrawat Sutthinawaphan (KSN)" w:date="2026-09-24T10:16:00Z" w16du:dateUtc="2026-09-24T03:16:00Z"/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cs/>
        </w:rPr>
        <w:tab/>
        <w:t>สัญญาฉบับนี้ทำขึ้นเมื่อวันที่</w:t>
      </w:r>
      <w:ins w:id="3" w:author="Korrawat Sutthinawaphan (KSN)" w:date="2026-09-24T10:19:00Z" w16du:dateUtc="2026-09-24T03:19:00Z">
        <w:r>
          <w:rPr>
            <w:rFonts w:ascii="Browallia New" w:hAnsi="Browallia New" w:cs="Browallia New"/>
            <w:sz w:val="30"/>
            <w:szCs w:val="30"/>
          </w:rPr>
          <w:t xml:space="preserve"> 24 </w:t>
        </w:r>
        <w:r>
          <w:rPr>
            <w:rFonts w:ascii="Browallia New" w:hAnsi="Browallia New" w:cs="Browallia New" w:hint="cs"/>
            <w:sz w:val="30"/>
            <w:szCs w:val="30"/>
            <w:cs/>
          </w:rPr>
          <w:t>กันยายน 2569</w:t>
        </w:r>
      </w:ins>
      <w:r>
        <w:rPr>
          <w:rFonts w:ascii="Browallia New" w:hAnsi="Browallia New" w:cs="Browallia New"/>
          <w:sz w:val="30"/>
          <w:szCs w:val="30"/>
          <w:cs/>
        </w:rPr>
        <w:t xml:space="preserve"> </w:t>
      </w:r>
      <w:del w:id="4" w:author="Korrawat Sutthinawaphan (KSN)" w:date="2026-09-24T10:14:00Z" w16du:dateUtc="2026-09-24T03:14:00Z">
        <w:r>
          <w:rPr>
            <w:rFonts w:ascii="Browallia New" w:hAnsi="Browallia New" w:cs="Browallia New"/>
            <w:sz w:val="30"/>
            <w:szCs w:val="30"/>
            <w:cs/>
          </w:rPr>
          <w:delText>……………</w:delText>
        </w:r>
        <w:r>
          <w:rPr>
            <w:rFonts w:ascii="Browallia New" w:hAnsi="Browallia New" w:cs="Browallia New" w:hint="cs"/>
            <w:sz w:val="30"/>
            <w:szCs w:val="30"/>
            <w:cs/>
          </w:rPr>
          <w:delText xml:space="preserve"> </w:delText>
        </w:r>
      </w:del>
      <w:r>
        <w:rPr>
          <w:rFonts w:ascii="Browallia New" w:hAnsi="Browallia New" w:cs="Browallia New"/>
          <w:sz w:val="30"/>
          <w:szCs w:val="30"/>
          <w:cs/>
        </w:rPr>
        <w:t xml:space="preserve">ณ บริษัท บางจาก </w:t>
      </w:r>
      <w:r>
        <w:rPr>
          <w:rFonts w:ascii="Browallia New" w:hAnsi="Browallia New" w:cs="Browallia New" w:hint="cs"/>
          <w:sz w:val="30"/>
          <w:szCs w:val="30"/>
          <w:cs/>
        </w:rPr>
        <w:t>คอร์ปอเรชั่น</w:t>
      </w:r>
      <w:r>
        <w:rPr>
          <w:rFonts w:ascii="Browallia New" w:hAnsi="Browallia New" w:cs="Browallia New"/>
          <w:sz w:val="30"/>
          <w:szCs w:val="30"/>
          <w:cs/>
        </w:rPr>
        <w:t xml:space="preserve"> จำกัด (มหาชน</w:t>
      </w:r>
      <w:r>
        <w:rPr>
          <w:rFonts w:ascii="Browallia New" w:hAnsi="Browallia New" w:cs="Browallia New"/>
          <w:i/>
          <w:iCs/>
          <w:sz w:val="30"/>
          <w:szCs w:val="30"/>
          <w:cs/>
        </w:rPr>
        <w:t>)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ระหว่าง    บริษัท บางจาก คอร์ปอเรชั่น จำกัด (มหาชน) โดย</w:t>
      </w:r>
      <w:ins w:id="5" w:author="Korrawat Sutthinawaphan (KSN)" w:date="2026-09-22T14:08:00Z" w16du:dateUtc="2026-09-22T07:08:00Z">
        <w:r>
          <w:rPr>
            <w:rFonts w:ascii="Browallia New" w:hAnsi="Browallia New" w:cs="Browallia New"/>
            <w:sz w:val="30"/>
            <w:szCs w:val="30"/>
          </w:rPr>
          <w:t xml:space="preserve"> </w:t>
        </w:r>
        <w:r>
          <w:rPr>
            <w:rFonts w:ascii="Browallia New" w:hAnsi="Browallia New" w:cs="Browallia New" w:hint="cs"/>
            <w:sz w:val="30"/>
            <w:szCs w:val="30"/>
            <w:cs/>
          </w:rPr>
          <w:t>พ.อ. ปกรณ์กิตติ์ คงประดิษฐ์ธร</w:t>
        </w:r>
      </w:ins>
      <w:del w:id="6" w:author="Korrawat Sutthinawaphan (KSN)" w:date="2026-09-22T14:08:00Z" w16du:dateUtc="2026-09-22T07:08:00Z">
        <w:r>
          <w:rPr>
            <w:rFonts w:ascii="Browallia New" w:hAnsi="Browallia New" w:cs="Browallia New"/>
            <w:sz w:val="30"/>
            <w:szCs w:val="30"/>
            <w:cs/>
          </w:rPr>
          <w:delText>……………………..</w:delText>
        </w:r>
        <w:r>
          <w:rPr>
            <w:rFonts w:ascii="Browallia New" w:hAnsi="Browallia New" w:cs="Browallia New" w:hint="cs"/>
            <w:sz w:val="30"/>
            <w:szCs w:val="30"/>
            <w:cs/>
          </w:rPr>
          <w:delText>...</w:delText>
        </w:r>
        <w:r>
          <w:rPr>
            <w:rFonts w:ascii="Browallia New" w:hAnsi="Browallia New" w:cs="Browallia New"/>
            <w:sz w:val="30"/>
            <w:szCs w:val="30"/>
            <w:cs/>
          </w:rPr>
          <w:delText>…………………………….</w:delText>
        </w:r>
      </w:del>
      <w:r>
        <w:rPr>
          <w:rFonts w:ascii="Browallia New" w:hAnsi="Browallia New" w:cs="Browallia New"/>
          <w:sz w:val="30"/>
          <w:szCs w:val="30"/>
          <w:cs/>
        </w:rPr>
        <w:t xml:space="preserve">  </w:t>
      </w:r>
      <w:r>
        <w:rPr>
          <w:rFonts w:ascii="Browallia New" w:hAnsi="Browallia New" w:cs="Browallia New" w:hint="cs"/>
          <w:sz w:val="30"/>
          <w:szCs w:val="30"/>
          <w:cs/>
        </w:rPr>
        <w:t>(</w:t>
      </w:r>
      <w:r>
        <w:rPr>
          <w:rFonts w:ascii="Browallia New" w:hAnsi="Browallia New" w:cs="Browallia New"/>
          <w:sz w:val="30"/>
          <w:szCs w:val="30"/>
          <w:cs/>
        </w:rPr>
        <w:t>ตำแหน่ง</w:t>
      </w:r>
      <w:r>
        <w:rPr>
          <w:rFonts w:ascii="Browallia New" w:hAnsi="Browallia New" w:cs="Browallia New" w:hint="cs"/>
          <w:sz w:val="30"/>
          <w:szCs w:val="30"/>
          <w:cs/>
        </w:rPr>
        <w:t>)</w:t>
      </w:r>
      <w:ins w:id="7" w:author="Korrawat Sutthinawaphan (KSN)" w:date="2026-09-22T14:09:00Z" w16du:dateUtc="2026-09-22T07:09:00Z">
        <w:r>
          <w:rPr>
            <w:rFonts w:ascii="Browallia New" w:hAnsi="Browallia New" w:cs="Browallia New" w:hint="cs"/>
            <w:sz w:val="30"/>
            <w:szCs w:val="30"/>
            <w:cs/>
          </w:rPr>
          <w:t xml:space="preserve"> </w:t>
        </w:r>
      </w:ins>
      <w:ins w:id="8" w:author="Korrawat Sutthinawaphan (KSN)" w:date="2026-09-22T14:25:00Z" w16du:dateUtc="2026-09-22T07:25:00Z">
        <w:r>
          <w:rPr>
            <w:rFonts w:ascii="Browallia New" w:hAnsi="Browallia New" w:cs="Browallia New" w:hint="cs"/>
            <w:sz w:val="30"/>
            <w:szCs w:val="30"/>
            <w:cs/>
          </w:rPr>
          <w:t>ผู้อำนวยการ</w:t>
        </w:r>
      </w:ins>
      <w:ins w:id="9" w:author="Korrawat Sutthinawaphan (KSN)" w:date="2026-09-22T14:26:00Z" w16du:dateUtc="2026-09-22T07:26:00Z">
        <w:r>
          <w:rPr>
            <w:rFonts w:ascii="Browallia New" w:hAnsi="Browallia New" w:cs="Browallia New" w:hint="cs"/>
            <w:sz w:val="30"/>
            <w:szCs w:val="30"/>
            <w:cs/>
          </w:rPr>
          <w:t xml:space="preserve"> ฝ่ายความมั่นคงปลอดภัยทางไซเบอร์และบริ</w:t>
        </w:r>
      </w:ins>
      <w:ins w:id="10" w:author="Korrawat Sutthinawaphan (KSN)" w:date="2026-09-22T14:27:00Z" w16du:dateUtc="2026-09-22T07:27:00Z">
        <w:r>
          <w:rPr>
            <w:rFonts w:ascii="Browallia New" w:hAnsi="Browallia New" w:cs="Browallia New" w:hint="cs"/>
            <w:sz w:val="30"/>
            <w:szCs w:val="30"/>
            <w:cs/>
          </w:rPr>
          <w:t>หารประสิทธิภาพสำนักงาน</w:t>
        </w:r>
      </w:ins>
      <w:del w:id="11" w:author="Korrawat Sutthinawaphan (KSN)" w:date="2026-09-24T10:14:00Z" w16du:dateUtc="2026-09-24T03:14:00Z">
        <w:r>
          <w:rPr>
            <w:rFonts w:ascii="Browallia New" w:hAnsi="Browallia New" w:cs="Browallia New"/>
            <w:sz w:val="30"/>
            <w:szCs w:val="30"/>
            <w:cs/>
          </w:rPr>
          <w:delText>.....</w:delText>
        </w:r>
        <w:r>
          <w:rPr>
            <w:rFonts w:ascii="Browallia New" w:hAnsi="Browallia New" w:cs="Browallia New" w:hint="cs"/>
            <w:sz w:val="30"/>
            <w:szCs w:val="30"/>
            <w:cs/>
          </w:rPr>
          <w:delText>...</w:delText>
        </w:r>
        <w:r>
          <w:rPr>
            <w:rFonts w:ascii="Browallia New" w:hAnsi="Browallia New" w:cs="Browallia New"/>
            <w:sz w:val="30"/>
            <w:szCs w:val="30"/>
            <w:cs/>
          </w:rPr>
          <w:delText>.................</w:delText>
        </w:r>
        <w:r>
          <w:rPr>
            <w:rFonts w:ascii="Browallia New" w:hAnsi="Browallia New" w:cs="Browallia New" w:hint="cs"/>
            <w:sz w:val="30"/>
            <w:szCs w:val="30"/>
            <w:cs/>
          </w:rPr>
          <w:delText>.....................................</w:delText>
        </w:r>
        <w:r>
          <w:rPr>
            <w:rFonts w:ascii="Browallia New" w:hAnsi="Browallia New" w:cs="Browallia New"/>
            <w:sz w:val="30"/>
            <w:szCs w:val="30"/>
            <w:cs/>
          </w:rPr>
          <w:delText>....</w:delText>
        </w:r>
      </w:del>
      <w:r>
        <w:rPr>
          <w:rFonts w:ascii="Browallia New" w:hAnsi="Browallia New" w:cs="Browallia New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pacing w:val="2"/>
          <w:sz w:val="30"/>
          <w:szCs w:val="30"/>
          <w:cs/>
        </w:rPr>
        <w:t>สำนักงาน</w:t>
      </w:r>
      <w:r>
        <w:rPr>
          <w:rFonts w:ascii="Browallia New" w:hAnsi="Browallia New" w:cs="Browallia New" w:hint="cs"/>
          <w:spacing w:val="2"/>
          <w:sz w:val="30"/>
          <w:szCs w:val="30"/>
          <w:cs/>
        </w:rPr>
        <w:t>แห่ง</w:t>
      </w:r>
      <w:r>
        <w:rPr>
          <w:rFonts w:ascii="Browallia New" w:hAnsi="Browallia New" w:cs="Browallia New"/>
          <w:spacing w:val="2"/>
          <w:sz w:val="30"/>
          <w:szCs w:val="30"/>
          <w:cs/>
        </w:rPr>
        <w:t xml:space="preserve">ใหญ่ตั้งอยู่เลขที่ </w:t>
      </w:r>
      <w:r>
        <w:rPr>
          <w:rFonts w:ascii="Browallia New" w:hAnsi="Browallia New" w:cs="Browallia New"/>
          <w:spacing w:val="2"/>
          <w:sz w:val="30"/>
          <w:szCs w:val="30"/>
        </w:rPr>
        <w:t>2098</w:t>
      </w:r>
      <w:r>
        <w:rPr>
          <w:rFonts w:ascii="Browallia New" w:hAnsi="Browallia New" w:cs="Browallia New"/>
          <w:spacing w:val="2"/>
          <w:sz w:val="30"/>
          <w:szCs w:val="30"/>
          <w:cs/>
        </w:rPr>
        <w:t xml:space="preserve"> อาคารเอ็ม ทาวเวอร์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ชั้นที่ </w:t>
      </w:r>
      <w:r>
        <w:rPr>
          <w:rFonts w:ascii="Browallia New" w:hAnsi="Browallia New" w:cs="Browallia New"/>
          <w:spacing w:val="-2"/>
          <w:sz w:val="30"/>
          <w:szCs w:val="30"/>
        </w:rPr>
        <w:t>8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ถนนสุขุมวิท แขวงพระโขนงใต้ เขตพระโขนง กรุงเทพมหานคร ซึ่งต่อไปในสัญญานี้เรียกว่า “บริษัท บางจากฯ</w:t>
      </w:r>
      <w:r>
        <w:rPr>
          <w:rFonts w:ascii="Browallia New" w:hAnsi="Browallia New" w:cs="Browallia New"/>
          <w:sz w:val="30"/>
          <w:szCs w:val="30"/>
          <w:cs/>
        </w:rPr>
        <w:t xml:space="preserve"> (มหาชน)” ฝ่ายหนึ่ง กับ 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บริษัท </w:t>
      </w:r>
      <w:ins w:id="12" w:author="Korrawat Sutthinawaphan (KSN)" w:date="2026-09-22T11:41:00Z" w16du:dateUtc="2026-09-22T04:41:00Z">
        <w:r>
          <w:rPr>
            <w:rFonts w:ascii="Browallia New" w:hAnsi="Browallia New" w:cs="Browallia New" w:hint="cs"/>
            <w:sz w:val="30"/>
            <w:szCs w:val="30"/>
            <w:cs/>
          </w:rPr>
          <w:t>สถาปนิกชุมชนและสิ่งแวดล้อมอาศรมศิลป์ จำกัด</w:t>
        </w:r>
      </w:ins>
      <w:del w:id="13" w:author="Korrawat Sutthinawaphan (KSN)" w:date="2026-09-22T11:41:00Z" w16du:dateUtc="2026-09-22T04:41:00Z">
        <w:r>
          <w:rPr>
            <w:rFonts w:ascii="Browallia New" w:hAnsi="Browallia New" w:cs="Browallia New" w:hint="cs"/>
            <w:sz w:val="30"/>
            <w:szCs w:val="30"/>
            <w:cs/>
          </w:rPr>
          <w:delText xml:space="preserve">...................................................................... </w:delText>
        </w:r>
      </w:del>
      <w:ins w:id="14" w:author="Korrawat Sutthinawaphan (KSN)" w:date="2026-09-24T10:16:00Z" w16du:dateUtc="2026-09-24T03:16:00Z">
        <w:r>
          <w:rPr>
            <w:rFonts w:ascii="Browallia New" w:hAnsi="Browallia New" w:cs="Browallia New"/>
            <w:sz w:val="30"/>
            <w:szCs w:val="30"/>
          </w:rPr>
          <w:t xml:space="preserve"> </w:t>
        </w:r>
      </w:ins>
      <w:del w:id="15" w:author="Korrawat Sutthinawaphan (KSN)" w:date="2026-09-24T10:16:00Z" w16du:dateUtc="2026-09-24T03:16:00Z">
        <w:r>
          <w:rPr>
            <w:rFonts w:ascii="Browallia New" w:hAnsi="Browallia New" w:cs="Browallia New" w:hint="cs"/>
            <w:sz w:val="30"/>
            <w:szCs w:val="30"/>
            <w:cs/>
          </w:rPr>
          <w:delText>โดย ............................................................................... (ตำแหน่ง) ......................................................................</w:delText>
        </w:r>
      </w:del>
      <w:r>
        <w:rPr>
          <w:rFonts w:ascii="Browallia New" w:hAnsi="Browallia New" w:cs="Browallia New"/>
          <w:sz w:val="30"/>
          <w:szCs w:val="30"/>
          <w:cs/>
        </w:rPr>
        <w:t xml:space="preserve">สำนักงานแห่งใหญ่ตั้งอยู่เลขที่ </w:t>
      </w:r>
      <w:ins w:id="16" w:author="Korrawat Sutthinawaphan (KSN)" w:date="2026-09-22T14:32:00Z" w16du:dateUtc="2026-09-22T07:32:00Z">
        <w:r>
          <w:rPr>
            <w:rFonts w:ascii="Browallia New" w:hAnsi="Browallia New" w:cs="Browallia New" w:hint="cs"/>
            <w:sz w:val="30"/>
            <w:szCs w:val="30"/>
            <w:cs/>
          </w:rPr>
          <w:t xml:space="preserve">399 ซอยอนามัยงามเจริญ 25 แขวงท่าข้าม </w:t>
        </w:r>
      </w:ins>
      <w:ins w:id="17" w:author="Korrawat Sutthinawaphan (KSN)" w:date="2026-09-22T14:33:00Z" w16du:dateUtc="2026-09-22T07:33:00Z">
        <w:r>
          <w:rPr>
            <w:rFonts w:ascii="Browallia New" w:hAnsi="Browallia New" w:cs="Browallia New" w:hint="cs"/>
            <w:sz w:val="30"/>
            <w:szCs w:val="30"/>
            <w:cs/>
          </w:rPr>
          <w:t>เขตบางขุนเทียน กรุงเทพมหานคร 10150</w:t>
        </w:r>
      </w:ins>
      <w:del w:id="18" w:author="Korrawat Sutthinawaphan (KSN)" w:date="2026-09-22T14:34:00Z" w16du:dateUtc="2026-09-22T07:34:00Z">
        <w:r>
          <w:rPr>
            <w:rFonts w:ascii="Browallia New" w:hAnsi="Browallia New" w:cs="Browallia New" w:hint="cs"/>
            <w:sz w:val="30"/>
            <w:szCs w:val="30"/>
            <w:cs/>
          </w:rPr>
          <w:delText>........................................................................................................................</w:delText>
        </w:r>
      </w:del>
      <w:r>
        <w:rPr>
          <w:rFonts w:ascii="Browallia New" w:hAnsi="Browallia New" w:cs="Browallia New" w:hint="cs"/>
          <w:sz w:val="30"/>
          <w:szCs w:val="30"/>
          <w:cs/>
        </w:rPr>
        <w:t xml:space="preserve">   </w:t>
      </w:r>
      <w:r>
        <w:rPr>
          <w:rFonts w:ascii="Browallia New" w:hAnsi="Browallia New" w:cs="Browallia New"/>
          <w:sz w:val="30"/>
          <w:szCs w:val="30"/>
          <w:cs/>
        </w:rPr>
        <w:t>ซึ่งต่อไปในสัญญานี้เรียกว่า “</w:t>
      </w:r>
      <w:r>
        <w:rPr>
          <w:rFonts w:ascii="Browallia New" w:hAnsi="Browallia New" w:cs="Browallia New" w:hint="cs"/>
          <w:sz w:val="30"/>
          <w:szCs w:val="30"/>
          <w:cs/>
        </w:rPr>
        <w:t>ผู้รับข้อมูล</w:t>
      </w:r>
      <w:r>
        <w:rPr>
          <w:rFonts w:ascii="Browallia New" w:hAnsi="Browallia New" w:cs="Browallia New"/>
          <w:sz w:val="30"/>
          <w:szCs w:val="30"/>
          <w:cs/>
        </w:rPr>
        <w:t>” ฝ่ายหนึ่ง</w:t>
      </w:r>
    </w:p>
    <w:p w14:paraId="387C1282" w14:textId="77777777" w:rsidR="00E829F9" w:rsidRPr="005C5362" w:rsidRDefault="00E829F9">
      <w:pPr>
        <w:jc w:val="thaiDistribute"/>
        <w:rPr>
          <w:rFonts w:ascii="Browallia New" w:hAnsi="Browallia New" w:cs="Browallia New"/>
          <w:sz w:val="30"/>
          <w:szCs w:val="30"/>
        </w:rPr>
        <w:pPrChange w:id="19" w:author="Korrawat Sutthinawaphan (KSN)" w:date="2026-09-24T10:17:00Z" w16du:dateUtc="2026-09-24T03:17:00Z">
          <w:pPr>
            <w:tabs>
              <w:tab w:val="left" w:pos="720"/>
              <w:tab w:val="left" w:pos="1800"/>
            </w:tabs>
            <w:jc w:val="both"/>
          </w:pPr>
        </w:pPrChange>
      </w:pPr>
    </w:p>
    <w:p w14:paraId="0ADED4E1" w14:textId="77777777" w:rsidR="00966C2C" w:rsidRPr="005C5362" w:rsidDel="00B735AE" w:rsidRDefault="00966C2C" w:rsidP="00B735AE">
      <w:pPr>
        <w:ind w:firstLine="720"/>
        <w:jc w:val="both"/>
        <w:rPr>
          <w:del w:id="20" w:author="Korrawat Sutthinawaphan (KSN)" w:date="2026-09-24T10:17:00Z" w16du:dateUtc="2026-09-24T03:17:00Z"/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cs/>
        </w:rPr>
        <w:t>คู่สัญญาทั้งสองฝ่ายตกลงทำสัญญากันมีข้อความต่อไปนี้</w:t>
      </w:r>
    </w:p>
    <w:p w14:paraId="21997270" w14:textId="77777777" w:rsidR="00966C2C" w:rsidRPr="005C5362" w:rsidRDefault="00966C2C" w:rsidP="00B735AE">
      <w:pPr>
        <w:ind w:firstLine="720"/>
        <w:jc w:val="both"/>
        <w:rPr>
          <w:rFonts w:ascii="Browallia New" w:hAnsi="Browallia New" w:cs="Browallia New"/>
          <w:sz w:val="30"/>
          <w:szCs w:val="30"/>
        </w:rPr>
      </w:pPr>
    </w:p>
    <w:p w14:paraId="16C7FD18" w14:textId="77777777" w:rsidR="00966C2C" w:rsidRPr="005C5362" w:rsidRDefault="00966C2C" w:rsidP="00B735AE">
      <w:pPr>
        <w:tabs>
          <w:tab w:val="left" w:pos="360"/>
        </w:tabs>
        <w:spacing w:after="120"/>
        <w:jc w:val="both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1. 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วัตถุประสงค์</w:t>
      </w:r>
    </w:p>
    <w:p w14:paraId="34B1F995" w14:textId="702D95E4" w:rsidR="00F874D1" w:rsidRPr="00F874D1" w:rsidRDefault="00966C2C" w:rsidP="00B735AE">
      <w:pPr>
        <w:tabs>
          <w:tab w:val="left" w:pos="360"/>
        </w:tabs>
        <w:ind w:left="360" w:hanging="360"/>
        <w:jc w:val="thaiDistribute"/>
        <w:rPr>
          <w:ins w:id="21" w:author="Korrawat Sutthinawaphan (KSN)" w:date="2026-09-22T11:35:00Z"/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บริษัท บางจากฯ (มหาชน) ได้จัดเตรียมข้อมูลที่เป็นความลับและเป็นทรัพย์สินของบริษัท บางจากฯ (มหาชน) ให้กับผู้รับข้อมูล</w:t>
      </w:r>
      <w:r>
        <w:rPr>
          <w:rFonts w:ascii="Browallia New" w:hAnsi="Browallia New" w:cs="Browallia New"/>
          <w:strike/>
          <w:sz w:val="30"/>
          <w:szCs w:val="30"/>
          <w:cs/>
        </w:rPr>
        <w:t xml:space="preserve">เพื่อใช้</w:t>
      </w:r>
      <w:ins w:id="22" w:author="Korrawat Sutthinawaphan (KSN)" w:date="2026-09-22T11:24:00Z" w16du:dateUtc="2026-09-22T04:24:00Z">
        <w:r>
          <w:rPr>
            <w:rFonts w:ascii="Browallia New" w:hAnsi="Browallia New" w:cs="Browallia New" w:hint="cs"/>
            <w:sz w:val="30"/>
            <w:szCs w:val="30"/>
            <w:cs/>
          </w:rPr>
          <w:t xml:space="preserve"> </w:t>
        </w:r>
      </w:ins>
      <w:ins w:id="23" w:author="Korrawat Sutthinawaphan (KSN)" w:date="2026-09-22T11:35:00Z">
        <w:r>
          <w:rPr>
            <w:rFonts w:ascii="Browallia New" w:hAnsi="Browallia New" w:cs="Browallia New"/>
            <w:sz w:val="30"/>
            <w:szCs w:val="30"/>
            <w:cs/>
          </w:rPr>
          <w:t>เพื่อใช้ในการศึกษา วิเคราะห์ วางผัง และออกแบบการใช้ประโยชน์พื้นที่ อาคาร และที่ดินของบริษัท รวมถึงการจัดทำแผนแม่บท (</w:t>
        </w:r>
        <w:r>
          <w:rPr>
            <w:rFonts w:ascii="Browallia New" w:hAnsi="Browallia New" w:cs="Browallia New"/>
            <w:sz w:val="30"/>
            <w:szCs w:val="30"/>
          </w:rPr>
          <w:t xml:space="preserve">Master Plan) </w:t>
        </w:r>
        <w:r>
          <w:rPr>
            <w:rFonts w:ascii="Browallia New" w:hAnsi="Browallia New" w:cs="Browallia New"/>
            <w:sz w:val="30"/>
            <w:szCs w:val="30"/>
            <w:cs/>
          </w:rPr>
          <w:t>งานออกแบบสถาปัตยกรรม และแนวทางการพัฒนาอาคาร โครงการที่บริษัทกำหนดเท่านั้น</w:t>
        </w:r>
      </w:ins>
    </w:p>
    <w:p w14:paraId="1145435C" w14:textId="3F8A950B" w:rsidR="00966C2C" w:rsidRPr="005C5362" w:rsidDel="00B735AE" w:rsidRDefault="00DA6F7C" w:rsidP="00B735AE">
      <w:pPr>
        <w:tabs>
          <w:tab w:val="left" w:pos="360"/>
        </w:tabs>
        <w:ind w:left="360" w:hanging="360"/>
        <w:jc w:val="thaiDistribute"/>
        <w:rPr>
          <w:del w:id="24" w:author="Korrawat Sutthinawaphan (KSN)" w:date="2026-09-24T10:17:00Z" w16du:dateUtc="2026-09-24T03:17:00Z"/>
          <w:rFonts w:ascii="Browallia New" w:hAnsi="Browallia New" w:cs="Browallia New"/>
          <w:sz w:val="30"/>
          <w:szCs w:val="30"/>
        </w:rPr>
      </w:pPr>
      <w:del w:id="25" w:author="Korrawat Sutthinawaphan (KSN)" w:date="2026-09-22T11:36:00Z" w16du:dateUtc="2026-09-22T04:36:00Z">
        <w:r>
          <w:rPr>
            <w:rFonts w:ascii="Browallia New" w:hAnsi="Browallia New" w:cs="Browallia New"/>
            <w:sz w:val="30"/>
            <w:szCs w:val="30"/>
            <w:cs/>
          </w:rPr>
          <w:delText xml:space="preserve">…………………………………………………………… </w:delText>
        </w:r>
      </w:del>
      <w:r>
        <w:rPr>
          <w:rFonts w:ascii="Browallia New" w:hAnsi="Browallia New" w:cs="Browallia New"/>
          <w:sz w:val="30"/>
          <w:szCs w:val="30"/>
          <w:cs/>
        </w:rPr>
        <w:t>(ต่อไปนี้เรียกว่า “</w:t>
      </w:r>
      <w:ins w:id="26" w:author="Korrawat Sutthinawaphan (KSN)" w:date="2026-09-22T11:36:00Z" w16du:dateUtc="2026-09-22T04:36:00Z">
        <w:r>
          <w:rPr>
            <w:rFonts w:ascii="Browallia New" w:hAnsi="Browallia New" w:cs="Browallia New" w:hint="cs"/>
            <w:strike/>
            <w:sz w:val="30"/>
            <w:szCs w:val="30"/>
            <w:cs/>
          </w:rPr>
          <w:t xml:space="preserve"> ผู้รับข้อมูล</w:t>
        </w:r>
      </w:ins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วัตถุประสงค์</w:t>
      </w:r>
      <w:del w:id="27" w:author="Korrawat Sutthinawaphan (KSN)" w:date="2026-09-22T11:36:00Z" w16du:dateUtc="2026-09-22T04:36:00Z">
        <w:r>
          <w:rPr>
            <w:rFonts w:ascii="Browallia New" w:hAnsi="Browallia New" w:cs="Browallia New"/>
            <w:sz w:val="30"/>
            <w:szCs w:val="30"/>
            <w:cs/>
          </w:rPr>
          <w:delText>………………………….…</w:delText>
        </w:r>
      </w:del>
      <w:r>
        <w:rPr>
          <w:rFonts w:ascii="Browallia New" w:hAnsi="Browallia New" w:cs="Browallia New"/>
          <w:sz w:val="30"/>
          <w:szCs w:val="30"/>
          <w:cs/>
        </w:rPr>
        <w:t>”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) โดยผู้รับข้อมูลทราบและเข้าใจดีว่าการดำเนินงาน</w:t>
      </w:r>
      <w:r>
        <w:rPr>
          <w:rFonts w:ascii="Browallia New" w:hAnsi="Browallia New" w:cs="Browallia New" w:hint="cs"/>
          <w:strike/>
          <w:sz w:val="30"/>
          <w:szCs w:val="30"/>
          <w:cs/>
        </w:rPr>
        <w:t xml:space="preserve">ตามการ </w:t>
      </w:r>
      <w:r>
        <w:rPr>
          <w:rFonts w:ascii="Browallia New" w:hAnsi="Browallia New" w:cs="Browallia New"/>
          <w:strike/>
          <w:sz w:val="30"/>
          <w:szCs w:val="30"/>
          <w:cs/>
        </w:rPr>
        <w:t>“</w:t>
      </w:r>
      <w:ins w:id="28" w:author="Korrawat Sutthinawaphan (KSN)" w:date="2026-09-22T11:36:00Z" w16du:dateUtc="2026-09-22T04:36:00Z">
        <w:r>
          <w:rPr>
            <w:rFonts w:ascii="Browallia New" w:hAnsi="Browallia New" w:cs="Browallia New" w:hint="cs"/>
            <w:strike/>
            <w:sz w:val="30"/>
            <w:szCs w:val="30"/>
            <w:cs/>
          </w:rPr>
          <w:t xml:space="preserve"> </w:t>
        </w:r>
        <w:r>
          <w:rPr>
            <w:rFonts w:ascii="Browallia New" w:hAnsi="Browallia New" w:cs="Browallia New"/>
            <w:strike/>
            <w:sz w:val="30"/>
            <w:szCs w:val="30"/>
            <w:cs/>
          </w:rPr>
          <w:t>เพื่อใช้ในการศึกษา วิเคราะห์ วางผัง และออกแบบการใช้ประโยชน์พื้นที่ อาคาร และที่ดินของบริษัท รวมถึงการจัดทำแผนแม่บท (</w:t>
        </w:r>
        <w:r>
          <w:rPr>
            <w:rFonts w:ascii="Browallia New" w:hAnsi="Browallia New" w:cs="Browallia New"/>
            <w:strike/>
            <w:sz w:val="30"/>
            <w:szCs w:val="30"/>
          </w:rPr>
          <w:t xml:space="preserve">Master Plan) </w:t>
        </w:r>
        <w:r>
          <w:rPr>
            <w:rFonts w:ascii="Browallia New" w:hAnsi="Browallia New" w:cs="Browallia New"/>
            <w:strike/>
            <w:sz w:val="30"/>
            <w:szCs w:val="30"/>
            <w:cs/>
          </w:rPr>
          <w:t>งานออกแบบสถาปัตยกรรม และแนวทางการพัฒนาอาคาร โครงการที่บริษัทกำหนดเท่านั้น</w:t>
        </w:r>
      </w:ins>
      <w:del w:id="29" w:author="Korrawat Sutthinawaphan (KSN)" w:date="2026-09-22T11:36:00Z" w16du:dateUtc="2026-09-22T04:36:00Z">
        <w:r>
          <w:rPr>
            <w:rFonts w:ascii="Browallia New" w:hAnsi="Browallia New" w:cs="Browallia New"/>
            <w:sz w:val="30"/>
            <w:szCs w:val="30"/>
            <w:cs/>
          </w:rPr>
          <w:delText>…………………………..…</w:delText>
        </w:r>
      </w:del>
      <w:r>
        <w:rPr>
          <w:rFonts w:ascii="Browallia New" w:hAnsi="Browallia New" w:cs="Browallia New"/>
          <w:strike/>
          <w:sz w:val="30"/>
          <w:szCs w:val="30"/>
          <w:cs/>
        </w:rPr>
        <w:t>”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ตามวัตถุประสงค์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trike/>
          <w:sz w:val="30"/>
          <w:szCs w:val="30"/>
          <w:highlight w:val="yellow"/>
          <w:cs/>
          <w:rPrChange w:id="30" w:author="Pom" w:date="2026-10-06T16:49:00Z" w16du:dateUtc="2026-10-06T09:49:00Z">
            <w:rPr>
              <w:rFonts w:ascii="Browallia New" w:hAnsi="Browallia New" w:cs="Browallia New" w:hint="cs"/>
              <w:sz w:val="30"/>
              <w:szCs w:val="30"/>
              <w:cs/>
            </w:rPr>
          </w:rPrChange>
        </w:rPr>
        <w:t>ดังกล่าว</w:t>
      </w:r>
      <w:r>
        <w:rPr>
          <w:rFonts w:ascii="Browallia New" w:hAnsi="Browallia New" w:cs="Browallia New"/>
          <w:sz w:val="30"/>
          <w:szCs w:val="30"/>
          <w:cs/>
        </w:rPr>
        <w:t xml:space="preserve"> ผู้รับข้อมูลจะได้รับทราบข้อมูลที่เป็นความลับและเป็นทรัพย์สินของบริษัท บางจากฯ (มหาชน) และผู้รับข้อมูลมีสิทธิใช้ข้อมูลที่เป็นความลับดังกล่าวเพื่อวัตถุประสงค์ในการดำเนินงาน</w:t>
      </w:r>
      <w:r>
        <w:rPr>
          <w:rFonts w:ascii="Browallia New" w:hAnsi="Browallia New" w:cs="Browallia New"/>
          <w:strike/>
          <w:sz w:val="30"/>
          <w:szCs w:val="30"/>
          <w:cs/>
        </w:rPr>
        <w:t xml:space="preserve">ตาม</w:t>
      </w:r>
      <w:r>
        <w:rPr>
          <w:rFonts w:ascii="Browallia New" w:hAnsi="Browallia New" w:cs="Browallia New" w:hint="cs"/>
          <w:strike/>
          <w:sz w:val="30"/>
          <w:szCs w:val="30"/>
          <w:cs/>
        </w:rPr>
        <w:t>การ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ตามวัตถุประสงค์</w:t>
      </w:r>
      <w:del w:id="31" w:author="Korrawat Sutthinawaphan (KSN)" w:date="2026-09-24T10:16:00Z" w16du:dateUtc="2026-09-24T03:16:00Z">
        <w:r>
          <w:rPr>
            <w:rFonts w:ascii="Browallia New" w:hAnsi="Browallia New" w:cs="Browallia New" w:hint="cs"/>
            <w:sz w:val="30"/>
            <w:szCs w:val="30"/>
            <w:cs/>
          </w:rPr>
          <w:delText xml:space="preserve"> </w:delText>
        </w:r>
        <w:r>
          <w:rPr>
            <w:rFonts w:ascii="Browallia New" w:hAnsi="Browallia New" w:cs="Browallia New"/>
            <w:sz w:val="30"/>
            <w:szCs w:val="30"/>
            <w:cs/>
          </w:rPr>
          <w:delText>“……………………………….…”</w:delText>
        </w:r>
      </w:del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ที่ระบุในสัญญานี้เท่านั้น </w:t>
      </w:r>
    </w:p>
    <w:p w14:paraId="2935D865" w14:textId="77777777" w:rsidR="00456054" w:rsidRPr="005C5362" w:rsidRDefault="00456054">
      <w:pPr>
        <w:tabs>
          <w:tab w:val="left" w:pos="360"/>
        </w:tabs>
        <w:ind w:left="360" w:hanging="360"/>
        <w:jc w:val="thaiDistribute"/>
        <w:rPr>
          <w:rFonts w:ascii="Browallia New" w:hAnsi="Browallia New" w:cs="Browallia New"/>
          <w:sz w:val="30"/>
          <w:szCs w:val="30"/>
          <w:cs/>
        </w:rPr>
        <w:pPrChange w:id="32" w:author="Korrawat Sutthinawaphan (KSN)" w:date="2026-09-24T10:17:00Z" w16du:dateUtc="2026-09-24T03:17:00Z">
          <w:pPr>
            <w:tabs>
              <w:tab w:val="left" w:pos="360"/>
            </w:tabs>
            <w:ind w:hanging="360"/>
            <w:jc w:val="both"/>
          </w:pPr>
        </w:pPrChange>
      </w:pPr>
    </w:p>
    <w:p w14:paraId="11BB6878" w14:textId="77777777" w:rsidR="00966C2C" w:rsidRPr="005C5362" w:rsidRDefault="00966C2C" w:rsidP="00B735AE">
      <w:pPr>
        <w:tabs>
          <w:tab w:val="left" w:pos="360"/>
        </w:tabs>
        <w:spacing w:after="120"/>
        <w:jc w:val="both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/>
          <w:b/>
          <w:bCs/>
          <w:sz w:val="30"/>
          <w:szCs w:val="30"/>
        </w:rPr>
        <w:t>2</w:t>
      </w: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.  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ข้อมูลที่เป็นความลับ</w:t>
      </w:r>
    </w:p>
    <w:p w14:paraId="5DA38BE6" w14:textId="61B01CB2" w:rsidR="00D71A4D" w:rsidRDefault="004E08EA" w:rsidP="00B735AE">
      <w:pPr>
        <w:tabs>
          <w:tab w:val="left" w:pos="360"/>
        </w:tabs>
        <w:ind w:left="36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“ข้อมูลที่เป็นความลับ” หมายถึง ข้อมูลใดๆ และ/หรือ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>ความลับทางการค้า ของ บริษัท บางจากฯ (มหาชน) รวมทั้งข้อมูลของบุคคลอื่น ที่ผู้รับข้อมูลได้รับไม่ว่าโดยทางตรงหรือทางอ้อม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จากบริษัท บางจากฯ (มหาชน) หรือผู้แทนของบริษัท ไม่ว่าที่ได้</w:t>
      </w:r>
      <w:r>
        <w:rPr>
          <w:rFonts w:ascii="Browallia New" w:hAnsi="Browallia New" w:cs="Browallia New" w:hint="cs"/>
          <w:sz w:val="30"/>
          <w:szCs w:val="30"/>
          <w:cs/>
        </w:rPr>
        <w:t>รับ</w:t>
      </w:r>
      <w:r>
        <w:rPr>
          <w:rFonts w:ascii="Browallia New" w:hAnsi="Browallia New" w:cs="Browallia New"/>
          <w:sz w:val="30"/>
          <w:szCs w:val="30"/>
          <w:cs/>
        </w:rPr>
        <w:t>ก่อนหรือหลังวันที่ทำ</w:t>
      </w:r>
      <w:r>
        <w:rPr>
          <w:rFonts w:ascii="Browallia New" w:hAnsi="Browallia New" w:cs="Browallia New" w:hint="cs"/>
          <w:sz w:val="30"/>
          <w:szCs w:val="30"/>
          <w:cs/>
        </w:rPr>
        <w:t>สัญญา</w:t>
      </w:r>
      <w:r>
        <w:rPr>
          <w:rFonts w:ascii="Browallia New" w:hAnsi="Browallia New" w:cs="Browallia New"/>
          <w:sz w:val="30"/>
          <w:szCs w:val="30"/>
          <w:cs/>
        </w:rPr>
        <w:t xml:space="preserve">ฉบับนี้ และไม่ว่าจัดทำขึ้นในรูปแบบใดๆ ทั้งที่เป็นลายลักษณ์อักษร</w:t>
      </w:r>
      <w:r>
        <w:rPr>
          <w:rFonts w:ascii="Browallia New" w:hAnsi="Browallia New" w:cs="Browallia New"/>
          <w:sz w:val="30"/>
          <w:szCs w:val="30"/>
          <w:cs/>
        </w:rPr>
        <w:t xml:space="preserve">หรือโดยวาจา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(ในกรณีเปิดเผยด้วยวาจา บริษัท บางจากฯ (มหาชน) ต้องยืนยันเป็นลายลักษณ์อักษรภายใน 15 วันนับแต่วันที่เปิดเผย) ทั้งนี้ เฉพาะข้อมูลที่ บริษัท บางจากฯ (มหาชน) หรือผู้แทนของบริษัทได้ระบุหรือทำเครื่องหมายว่าเป็นความลับ หรือที่โดยสภาพหรือโดยพฤติการณ์ผู้รับข้อมูลควรทราบได้ว่าเป็นความลับ และเกี่ยวข้องกับวัตถุประสงค์ตามข้อ 1 </w:t>
      </w:r>
      <w:r>
        <w:rPr>
          <w:rFonts w:ascii="Browallia New" w:hAnsi="Browallia New" w:cs="Browallia New"/>
          <w:sz w:val="30"/>
          <w:szCs w:val="30"/>
          <w:cs/>
        </w:rPr>
        <w:t xml:space="preserve"> ซึ่งรวมถึง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แต่ไม่จำกัดเฉพาะ ข้อมูล</w:t>
      </w:r>
      <w:r>
        <w:rPr>
          <w:rFonts w:ascii="Browallia New" w:hAnsi="Browallia New" w:cs="Browallia New"/>
          <w:sz w:val="30"/>
          <w:szCs w:val="30"/>
          <w:cs/>
        </w:rPr>
        <w:t>ส่วนบุคค</w:t>
      </w:r>
      <w:r>
        <w:rPr>
          <w:rFonts w:ascii="Browallia New" w:hAnsi="Browallia New" w:cs="Browallia New" w:hint="cs"/>
          <w:sz w:val="30"/>
          <w:szCs w:val="30"/>
          <w:cs/>
        </w:rPr>
        <w:t>ล</w:t>
      </w:r>
      <w:r>
        <w:rPr>
          <w:rFonts w:ascii="Browallia New" w:hAnsi="Browallia New" w:cs="Browallia New"/>
          <w:sz w:val="30"/>
          <w:szCs w:val="30"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กระบวนการ </w:t>
      </w:r>
      <w:r>
        <w:rPr>
          <w:rFonts w:ascii="Browallia New" w:hAnsi="Browallia New" w:cs="Browallia New" w:hint="cs"/>
          <w:sz w:val="30"/>
          <w:szCs w:val="30"/>
          <w:cs/>
        </w:rPr>
        <w:t>แนวคิด</w:t>
      </w:r>
      <w:r>
        <w:rPr>
          <w:rFonts w:ascii="Browallia New" w:hAnsi="Browallia New" w:cs="Browallia New"/>
          <w:sz w:val="30"/>
          <w:szCs w:val="30"/>
          <w:cs/>
        </w:rPr>
        <w:t xml:space="preserve"> การวิเคราะห์ โครงสร้าง แผนผัง รายงาน ข้อเท็จจริง ขั้นตอน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>วิธี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โปรแกรมคอมพิวเตอร์ สูตร เทคนิค การพัฒนาผลิตภัณฑ์ ข้อมูลการทดลอง ข้อมูลทางธุรกิจ 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ข้อมูลราคา </w:t>
      </w:r>
      <w:r>
        <w:rPr>
          <w:rFonts w:ascii="Browallia New" w:hAnsi="Browallia New" w:cs="Browallia New"/>
          <w:sz w:val="30"/>
          <w:szCs w:val="30"/>
          <w:cs/>
        </w:rPr>
        <w:t>ข้อมูลเกี่ยวกับการตลาด</w:t>
      </w:r>
      <w:r>
        <w:rPr>
          <w:rFonts w:ascii="Browallia New" w:hAnsi="Browallia New" w:cs="Browallia New" w:hint="cs"/>
          <w:sz w:val="30"/>
          <w:szCs w:val="30"/>
          <w:cs/>
        </w:rPr>
        <w:t>/</w:t>
      </w:r>
      <w:r>
        <w:rPr>
          <w:rFonts w:ascii="Browallia New" w:hAnsi="Browallia New" w:cs="Browallia New"/>
          <w:sz w:val="30"/>
          <w:szCs w:val="30"/>
          <w:cs/>
        </w:rPr>
        <w:t>การบริหาร</w:t>
      </w:r>
      <w:r>
        <w:rPr>
          <w:rFonts w:ascii="Browallia New" w:hAnsi="Browallia New" w:cs="Browallia New" w:hint="cs"/>
          <w:sz w:val="30"/>
          <w:szCs w:val="30"/>
          <w:cs/>
        </w:rPr>
        <w:t>/</w:t>
      </w:r>
      <w:r>
        <w:rPr>
          <w:rFonts w:ascii="Browallia New" w:hAnsi="Browallia New" w:cs="Browallia New"/>
          <w:sz w:val="30"/>
          <w:szCs w:val="30"/>
          <w:cs/>
        </w:rPr>
        <w:t>การเงิน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ข้อมูลลูกค้า ข้อมูล</w:t>
      </w:r>
      <w:r>
        <w:rPr>
          <w:rFonts w:ascii="Browallia New" w:hAnsi="Browallia New" w:cs="Browallia New" w:hint="cs"/>
          <w:sz w:val="30"/>
          <w:szCs w:val="30"/>
          <w:cs/>
        </w:rPr>
        <w:t>ที่ได้จาก</w:t>
      </w:r>
      <w:r>
        <w:rPr>
          <w:rFonts w:ascii="Browallia New" w:hAnsi="Browallia New" w:cs="Browallia New"/>
          <w:sz w:val="30"/>
          <w:szCs w:val="30"/>
          <w:cs/>
        </w:rPr>
        <w:t>การประชุม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การ</w:t>
      </w:r>
      <w:r>
        <w:rPr>
          <w:rFonts w:ascii="Browallia New" w:hAnsi="Browallia New" w:cs="Browallia New"/>
          <w:sz w:val="30"/>
          <w:szCs w:val="30"/>
          <w:cs/>
        </w:rPr>
        <w:t>สัม</w:t>
      </w:r>
      <w:r>
        <w:rPr>
          <w:rFonts w:ascii="Browallia New" w:hAnsi="Browallia New" w:cs="Browallia New" w:hint="cs"/>
          <w:sz w:val="30"/>
          <w:szCs w:val="30"/>
          <w:cs/>
        </w:rPr>
        <w:t>ม</w:t>
      </w:r>
      <w:r>
        <w:rPr>
          <w:rFonts w:ascii="Browallia New" w:hAnsi="Browallia New" w:cs="Browallia New"/>
          <w:sz w:val="30"/>
          <w:szCs w:val="30"/>
          <w:cs/>
        </w:rPr>
        <w:t xml:space="preserve">นาและการจัดทำ </w:t>
      </w:r>
      <w:r>
        <w:rPr>
          <w:rFonts w:ascii="Browallia New" w:hAnsi="Browallia New" w:cs="Browallia New"/>
          <w:sz w:val="30"/>
          <w:szCs w:val="30"/>
        </w:rPr>
        <w:t>Workshop</w:t>
      </w:r>
      <w:r>
        <w:rPr>
          <w:rFonts w:ascii="Browallia New" w:hAnsi="Browallia New" w:cs="Browallia New"/>
          <w:sz w:val="32"/>
          <w:szCs w:val="32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ใดๆ รวมถึงเอกสารที่คู่สัญญาจะจัดส่ง</w:t>
      </w:r>
      <w:r>
        <w:rPr>
          <w:rFonts w:ascii="Browallia New" w:hAnsi="Browallia New" w:cs="Browallia New"/>
          <w:sz w:val="30"/>
          <w:szCs w:val="30"/>
          <w:cs/>
        </w:rPr>
        <w:lastRenderedPageBreak/>
      </w:r>
      <w:r>
        <w:rPr>
          <w:rFonts w:ascii="Browallia New" w:hAnsi="Browallia New" w:cs="Browallia New"/>
          <w:sz w:val="30"/>
          <w:szCs w:val="30"/>
          <w:cs/>
        </w:rPr>
        <w:t>ให้แก่กันหลังจาก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นั้น </w:t>
      </w:r>
      <w:r>
        <w:rPr>
          <w:rFonts w:ascii="Browallia New" w:hAnsi="Browallia New" w:cs="Browallia New"/>
          <w:sz w:val="30"/>
          <w:szCs w:val="30"/>
          <w:cs/>
        </w:rPr>
        <w:t xml:space="preserve">และเอกสารใดๆ ที่ผู้รับข้อมูลจัดทำขึ้นอันเนื่องจากการดำเนินงานตาม</w:t>
      </w:r>
      <w:r>
        <w:rPr>
          <w:rFonts w:ascii="Browallia New" w:hAnsi="Browallia New" w:cs="Browallia New"/>
          <w:strike/>
          <w:sz w:val="30"/>
          <w:szCs w:val="30"/>
          <w:cs/>
        </w:rPr>
        <w:t xml:space="preserve">การ “บริการ”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วัตถุประสงค์</w:t>
      </w:r>
      <w:r>
        <w:rPr>
          <w:rFonts w:ascii="Browallia New" w:hAnsi="Browallia New" w:cs="Browallia New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ซึ่งระบุข้อมูลที่เป็นความลับอยู่ไม่ว่าทั้งหมดหรือบางส่วน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(เฉพาะส่วนที่ระบุข้อมูลที่เป็นความลับของ บริษัท บางจากฯ (มหาชน) เท่านั้น ทั้งนี้ ไม่รวมถึงแนวคิด วิธีการทำงาน องค์ความรู้ แบบแผน เครื่องมือ แม่แบบ และทรัพย์สินทางปัญญาที่ผู้รับข้อมูลมีอยู่ก่อนหรือพัฒนาขึ้นโดยอิสระ)</w:t>
      </w:r>
    </w:p>
    <w:p w14:paraId="663ADB42" w14:textId="77777777" w:rsidR="00AF1B7B" w:rsidRDefault="00AF1B7B" w:rsidP="00B735AE">
      <w:pPr>
        <w:tabs>
          <w:tab w:val="left" w:pos="360"/>
        </w:tabs>
        <w:spacing w:before="60"/>
        <w:ind w:left="357" w:hanging="357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 w:hint="cs"/>
          <w:sz w:val="30"/>
          <w:szCs w:val="30"/>
          <w:cs/>
        </w:rPr>
        <w:t>“ข้อมูลส่วนบุคคล” หมายถึง ข้อมูลเกี่ยวกับบุคคลซึ่งทำให้สามารถระบุตัวบุคคลนั้นได้ ไม่ว่าทางตรงหรือทางอ้อม</w:t>
      </w:r>
      <w:r>
        <w:rPr>
          <w:rFonts w:ascii="Browallia New" w:hAnsi="Browallia New" w:cs="Browallia New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แต่ไม่รวมถึงข้อมูลของผู้ถึงแก่กรรมโดยเฉพาะ ตามที่กำหนดไว้ภายใต้พระราชบัญญัติคุ้มครองข้อมูลส่วนบุคคล พ.ศ. </w:t>
      </w:r>
      <w:r>
        <w:rPr>
          <w:rFonts w:ascii="Browallia New" w:hAnsi="Browallia New" w:cs="Browallia New"/>
          <w:sz w:val="30"/>
          <w:szCs w:val="30"/>
        </w:rPr>
        <w:t>2562</w:t>
      </w:r>
    </w:p>
    <w:p w14:paraId="7AFA519C" w14:textId="77777777" w:rsidR="005F05E0" w:rsidRPr="005C5362" w:rsidDel="00B735AE" w:rsidRDefault="004E08EA" w:rsidP="00B735AE">
      <w:pPr>
        <w:tabs>
          <w:tab w:val="left" w:pos="360"/>
        </w:tabs>
        <w:spacing w:before="60"/>
        <w:ind w:left="357" w:hanging="357"/>
        <w:jc w:val="thaiDistribute"/>
        <w:rPr>
          <w:del w:id="33" w:author="Korrawat Sutthinawaphan (KSN)" w:date="2026-09-24T10:18:00Z" w16du:dateUtc="2026-09-24T03:18:00Z"/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ทั้งนี้ “ผู้แทนของบริษัท” หมายถึง คณะกรรมการบริษัท ผู้บริหาร พนักงาน ที่ปรึกษา ของบริษัท บางจากฯ (มหาชน)  บริษัทในเครือ บริษัทร่วม และ บริษัทย่อยของบริษัท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 xml:space="preserve">บางจากฯ (มหาชน)   </w:t>
      </w:r>
    </w:p>
    <w:p w14:paraId="7019B751" w14:textId="77777777" w:rsidR="001F78AE" w:rsidDel="00B735AE" w:rsidRDefault="001F78AE" w:rsidP="00B735AE">
      <w:pPr>
        <w:tabs>
          <w:tab w:val="left" w:pos="360"/>
        </w:tabs>
        <w:jc w:val="both"/>
        <w:rPr>
          <w:del w:id="34" w:author="Korrawat Sutthinawaphan (KSN)" w:date="2026-09-24T10:18:00Z" w16du:dateUtc="2026-09-24T03:18:00Z"/>
          <w:rFonts w:ascii="Browallia New" w:hAnsi="Browallia New" w:cs="Browallia New"/>
          <w:b/>
          <w:bCs/>
          <w:sz w:val="30"/>
          <w:szCs w:val="30"/>
        </w:rPr>
      </w:pPr>
    </w:p>
    <w:p w14:paraId="259AA320" w14:textId="77777777" w:rsidR="00AF1B7B" w:rsidRPr="005C5362" w:rsidRDefault="00AF1B7B">
      <w:pPr>
        <w:tabs>
          <w:tab w:val="left" w:pos="360"/>
        </w:tabs>
        <w:spacing w:before="60"/>
        <w:ind w:left="357" w:hanging="357"/>
        <w:jc w:val="thaiDistribute"/>
        <w:rPr>
          <w:rFonts w:ascii="Browallia New" w:hAnsi="Browallia New" w:cs="Browallia New"/>
          <w:b/>
          <w:bCs/>
          <w:sz w:val="30"/>
          <w:szCs w:val="30"/>
        </w:rPr>
        <w:pPrChange w:id="35" w:author="Korrawat Sutthinawaphan (KSN)" w:date="2026-09-24T10:18:00Z" w16du:dateUtc="2026-09-24T03:18:00Z">
          <w:pPr>
            <w:tabs>
              <w:tab w:val="left" w:pos="360"/>
            </w:tabs>
            <w:jc w:val="both"/>
          </w:pPr>
        </w:pPrChange>
      </w:pPr>
    </w:p>
    <w:p w14:paraId="3870D07A" w14:textId="77777777" w:rsidR="00966C2C" w:rsidRPr="005C5362" w:rsidRDefault="003118EF" w:rsidP="00B735AE">
      <w:pPr>
        <w:tabs>
          <w:tab w:val="left" w:pos="360"/>
        </w:tabs>
        <w:spacing w:after="120"/>
        <w:ind w:left="360" w:hanging="360"/>
        <w:jc w:val="thaiDistribute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 w:hint="cs"/>
          <w:b/>
          <w:bCs/>
          <w:sz w:val="30"/>
          <w:szCs w:val="30"/>
          <w:cs/>
        </w:rPr>
        <w:t>3</w:t>
      </w: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.  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ข้อยกเว้นเกี่ยวกับข้อมูลที่เป็นความลับ</w:t>
      </w:r>
    </w:p>
    <w:p w14:paraId="5AFAA798" w14:textId="77777777" w:rsidR="003118EF" w:rsidRPr="00FB5265" w:rsidRDefault="003118EF" w:rsidP="00B735AE">
      <w:pPr>
        <w:pStyle w:val="ListParagraph"/>
        <w:ind w:hanging="294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>ข้อมูลที่เป็นความลับตามสัญญานี้ จะไม่รวมถึงข้อมูลซึ่ง</w:t>
      </w:r>
    </w:p>
    <w:p w14:paraId="5CFC52CD" w14:textId="77777777" w:rsidR="003118EF" w:rsidRPr="00FB5265" w:rsidRDefault="003118EF" w:rsidP="00B735AE">
      <w:pPr>
        <w:pStyle w:val="ListParagraph"/>
        <w:ind w:left="0" w:firstLine="426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>3.1 ผู้รับข้อมูลสามารถแสดงได้ว่าได้รับทราบอยู่แล้วก่อนที่ บริษัท บางจากฯ (มหาชน) จะได้เปิดเผยข้อมูลนั้น</w:t>
      </w:r>
    </w:p>
    <w:p w14:paraId="5701617B" w14:textId="77777777" w:rsidR="003118EF" w:rsidRPr="00FB5265" w:rsidRDefault="003118EF" w:rsidP="00B735AE">
      <w:pPr>
        <w:pStyle w:val="ListParagraph"/>
        <w:tabs>
          <w:tab w:val="left" w:pos="426"/>
        </w:tabs>
        <w:ind w:left="709" w:hanging="283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3.2 ผู้รับข้อมูลสามารถแสดงได้ว่าเป็นข้อมูล</w:t>
      </w:r>
      <w:r>
        <w:rPr>
          <w:rFonts w:ascii="Browallia New" w:hAnsi="Browallia New" w:cs="Browallia New" w:hint="cs"/>
          <w:strike/>
          <w:sz w:val="30"/>
          <w:szCs w:val="30"/>
          <w:cs/>
          <w:lang w:bidi="th-TH"/>
        </w:rPr>
        <w:t xml:space="preserve">ทีได้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ที่ได้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รับมาจากบุคคลอื่น ซึ่งมีสิทธิตาม</w:t>
      </w:r>
      <w:r>
        <w:rPr>
          <w:rFonts w:ascii="Browallia New" w:hAnsi="Browallia New" w:cs="Browallia New" w:hint="cs"/>
          <w:strike/>
          <w:sz w:val="30"/>
          <w:szCs w:val="30"/>
          <w:cs/>
          <w:lang w:bidi="th-TH"/>
        </w:rPr>
        <w:t xml:space="preserve">กฏ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กฎ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หมายที่จะเปิดเผยได้ และไม่อยู่ภายใต้ข้อผูกพันใดๆ ให้ปกปิดหรือให้ใช้ข้อมูลดังกล่าวอย่างจำกัด</w:t>
      </w:r>
    </w:p>
    <w:p w14:paraId="6B0591CF" w14:textId="77777777" w:rsidR="003118EF" w:rsidRPr="00FB5265" w:rsidRDefault="003118EF" w:rsidP="00B735AE">
      <w:pPr>
        <w:pStyle w:val="ListParagraph"/>
        <w:ind w:hanging="294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>3.3 สาธารณชนได้รับทราบอยู่แล้วในขณะที่มีการเปิดเผยข้อมูลที่เป็นความลับ หรือหลังจากที่มีการเปิดเผยข้อมูลที่เป็นความลับแล้วเป็นที่ทราบโดยสาธารณชนอันไม่ได้เกิดจากการละเมิดสัญญานี้</w:t>
      </w:r>
    </w:p>
    <w:p w14:paraId="4FB7A224" w14:textId="0EDBB6DA" w:rsidR="003118EF" w:rsidRPr="00FB5265" w:rsidRDefault="003118EF" w:rsidP="00B735AE">
      <w:pPr>
        <w:pStyle w:val="ListParagraph"/>
        <w:ind w:hanging="294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3.4 </w:t>
      </w:r>
      <w:r>
        <w:rPr>
          <w:rFonts w:ascii="Browallia New" w:hAnsi="Browallia New" w:cs="Browallia New"/>
          <w:sz w:val="30"/>
          <w:szCs w:val="30"/>
          <w:cs/>
          <w:lang w:bidi="th-TH"/>
        </w:rPr>
        <w:t>ข้อมูลที่เป็นความลับนั้น เป็นหรือได้กลายเป็นสาธารณสมบัติแล้ว โดยไม่ใช่ความผิดของผู้รับข้อมูล</w:t>
      </w:r>
    </w:p>
    <w:p w14:paraId="52D4274D" w14:textId="1E0288F6" w:rsidR="003118EF" w:rsidRDefault="003118EF" w:rsidP="00B735AE">
      <w:pPr>
        <w:pStyle w:val="ListParagraph"/>
        <w:ind w:hanging="294"/>
        <w:jc w:val="thaiDistribute"/>
        <w:rPr>
          <w:rFonts w:ascii="Browallia New" w:hAnsi="Browallia New" w:cs="Browallia New"/>
          <w:sz w:val="30"/>
          <w:szCs w:val="30"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>3.5 บริษัท บางจากฯ (มหาชน) อ</w:t>
      </w:r>
      <w:r>
        <w:rPr>
          <w:rFonts w:ascii="Browallia New" w:hAnsi="Browallia New" w:cs="Browallia New"/>
          <w:sz w:val="30"/>
          <w:szCs w:val="30"/>
          <w:cs/>
          <w:lang w:bidi="th-TH"/>
        </w:rPr>
        <w:t>นุญาต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>เป็นลายลักษณ์อักษร</w:t>
      </w:r>
      <w:r>
        <w:rPr>
          <w:rFonts w:ascii="Browallia New" w:hAnsi="Browallia New" w:cs="Browallia New"/>
          <w:sz w:val="30"/>
          <w:szCs w:val="30"/>
          <w:cs/>
          <w:lang w:bidi="th-TH"/>
        </w:rPr>
        <w:t>ให้นำข้อมูลที่เป็นความลับนั้นเปิดเผยต่อสาธารณชนได้</w:t>
      </w:r>
    </w:p>
    <w:p w14:paraId="2FF4A837" w14:textId="624D0EF2" w:rsidR="00FB5265" w:rsidRPr="00051F8B" w:rsidRDefault="00FB5265" w:rsidP="00B735AE">
      <w:pPr>
        <w:pStyle w:val="ListParagraph"/>
        <w:ind w:hanging="294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3.6 </w:t>
      </w:r>
      <w:r>
        <w:rPr>
          <w:rFonts w:ascii="Browallia New" w:hAnsi="Browallia New" w:cs="Browallia New"/>
          <w:sz w:val="30"/>
          <w:szCs w:val="30"/>
          <w:cs/>
          <w:lang w:bidi="th-TH"/>
        </w:rPr>
        <w:t>ผู้รับข้อมูลสามารถแสดงได้ว่าพัฒนาข้อมูลดังกล่าวโดยไม่เกี่ยวข้องกับข้อมูลที่เป็นความลับนั้น</w:t>
      </w:r>
    </w:p>
    <w:p w14:paraId="57E60764" w14:textId="414341FD" w:rsidR="00FB5265" w:rsidRPr="00051F8B" w:rsidDel="00B735AE" w:rsidRDefault="00FB5265" w:rsidP="00B735AE">
      <w:pPr>
        <w:pStyle w:val="ListParagraph"/>
        <w:ind w:left="709" w:hanging="283"/>
        <w:jc w:val="thaiDistribute"/>
        <w:rPr>
          <w:del w:id="36" w:author="Korrawat Sutthinawaphan (KSN)" w:date="2026-09-24T10:17:00Z" w16du:dateUtc="2026-09-24T03:17:00Z"/>
          <w:rFonts w:ascii="Browallia New" w:hAnsi="Browallia New" w:cs="Browallia New"/>
          <w:sz w:val="30"/>
          <w:szCs w:val="30"/>
          <w:cs/>
          <w:lang w:bidi="th-TH"/>
        </w:rPr>
      </w:pP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3.7 </w:t>
      </w:r>
      <w:r>
        <w:rPr>
          <w:rFonts w:ascii="Browallia New" w:hAnsi="Browallia New" w:cs="Browallia New"/>
          <w:sz w:val="30"/>
          <w:szCs w:val="30"/>
          <w:cs/>
          <w:lang w:bidi="th-TH"/>
        </w:rPr>
        <w:t xml:space="preserve">ข้อมูลดังกล่าวเป็นข้อมูลที่กำหนดให้ต้องเปิดเผยโดยกฎหมายหรือตามคำสั่งศาล ตลาดหลักทรัพย์แห่งประเทศไทย คณะกรรมการกำกับหลักทรัพย์และตลาดหลักทรัพย์ หรือหน่วยงานราชการต่างๆ 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เท่าที่กฎหมายอนุญาตและสามารถปฏิบัติได้ 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ซึ่งผู้รับข้อมูลจะต้องแจ้งเป็นลายลักษณ์อักษร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ให้บริษัท บางจากฯ (มหาชน) ได้รับทราบถึงข้อกำหนดหรือคำสั่งนั้นก่อนการเปิดเผยข้อมูลดังกล่าว ทั้งนี้ ในการเปิดเผยข้อมูลดังกล่าว ผู้รับข้อมูลจะต้องเปิดเผยข้อมูลที่เป็นความลับนั้นเฉพาะส่วนที่จำเป็นและดำเนินการตามขั้นตอนทางกฎหมาย รวมถึงประสานงานในส่วนที่เกี่ยวข้อง 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ตามสมควร 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เพื่อขอให้คุ้มครองข้อมูลดังกล่าว</w:t>
      </w:r>
      <w:r>
        <w:rPr>
          <w:rFonts w:ascii="Browallia New" w:hAnsi="Browallia New" w:cs="Browallia New" w:hint="cs"/>
          <w:sz w:val="30"/>
          <w:szCs w:val="30"/>
          <w:cs/>
          <w:lang w:bidi="th-TH"/>
        </w:rPr>
        <w:t xml:space="preserve">ไม่ถูกเปิดเผยต่อสาธารณะ</w:t>
      </w:r>
    </w:p>
    <w:p>
      <w:pPr>
        <w:pStyle w:val="ListParagraph"/>
        <w:ind w:left="709" w:hanging="283"/>
        <w:jc w:val="thaiDistribute"/>
        <w:rPr>
          <w:rFonts w:ascii="Browallia New" w:hAnsi="Browallia New" w:cs="Browallia New"/>
          <w:sz w:val="30"/>
          <w:szCs w:val="30"/>
          <w:cs/>
          <w:lang w:bidi="th-TH"/>
        </w:rPr>
      </w:pP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3.8 ข้อมูลที่บุคคลทั่วไปสามารถสืบค้นหรือเข้าถึงได้จากหน่วยงานราชการหรือแหล่งข้อมูลสาธารณะ เช่น ข้อมูลผังเมือง กฎหมายควบคุมอาคาร ข้อมูลที่ดินและทะเบียนที่ดิน ภาพถ่ายทางอากาศ รวมถึงข้อมูลที่ผู้รับข้อมูลได้มาโดยการศึกษาหรือสำรวจเองจากแหล่งดังกล่าว</w:t>
      </w:r>
    </w:p>
    <w:p w14:paraId="2EB6771F" w14:textId="77777777" w:rsidR="004E08EA" w:rsidRDefault="004E08EA">
      <w:pPr>
        <w:pStyle w:val="ListParagraph"/>
        <w:ind w:left="709" w:hanging="283"/>
        <w:jc w:val="thaiDistribute"/>
        <w:pPrChange w:id="37" w:author="Korrawat Sutthinawaphan (KSN)" w:date="2026-09-24T10:17:00Z" w16du:dateUtc="2026-09-24T03:17:00Z">
          <w:pPr>
            <w:tabs>
              <w:tab w:val="left" w:pos="720"/>
            </w:tabs>
            <w:ind w:left="720"/>
            <w:jc w:val="thaiDistribute"/>
          </w:pPr>
        </w:pPrChange>
      </w:pPr>
    </w:p>
    <w:p w14:paraId="2904BA67" w14:textId="77777777" w:rsidR="003118EF" w:rsidRPr="005C5362" w:rsidRDefault="003118EF" w:rsidP="00B735AE">
      <w:pPr>
        <w:tabs>
          <w:tab w:val="left" w:pos="360"/>
        </w:tabs>
        <w:spacing w:after="12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b/>
          <w:bCs/>
          <w:sz w:val="30"/>
          <w:szCs w:val="30"/>
          <w:cs/>
        </w:rPr>
        <w:t>4</w:t>
      </w: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. </w:t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การรักษาข้อมูลที่เป็นความลับ</w:t>
      </w:r>
      <w:r>
        <w:rPr>
          <w:rFonts w:ascii="Browallia New" w:hAnsi="Browallia New" w:cs="Browallia New"/>
          <w:sz w:val="30"/>
          <w:szCs w:val="30"/>
          <w:cs/>
        </w:rPr>
        <w:tab/>
      </w:r>
    </w:p>
    <w:p w14:paraId="356FC89A" w14:textId="77777777" w:rsidR="003118EF" w:rsidRPr="00C90AAF" w:rsidRDefault="003118EF" w:rsidP="00B735AE">
      <w:pPr>
        <w:tabs>
          <w:tab w:val="left" w:pos="360"/>
        </w:tabs>
        <w:ind w:hanging="360"/>
        <w:jc w:val="both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cs/>
        </w:rPr>
        <w:tab/>
      </w: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ผู้รับข้อมูลตกลงว่าจะเก็บรักษาข้อมูลที่เป็นความลับที่ บริษัท บางจากฯ (มหาชน) ได้เปิดเผยให้แก่ผู้รับข้อมูล  </w:t>
      </w: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>ดังนี้</w:t>
      </w:r>
    </w:p>
    <w:p w14:paraId="1C6F84DA" w14:textId="77777777" w:rsidR="003118EF" w:rsidRPr="00C90AAF" w:rsidRDefault="003118EF" w:rsidP="00B735AE">
      <w:pPr>
        <w:tabs>
          <w:tab w:val="left" w:pos="720"/>
        </w:tabs>
        <w:spacing w:before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>1</w:t>
      </w: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รักษาข้อมูลที่เป็นความลับที่ได้มาอย่างเคร่งครัด และไม่เปิดเผยข้อมูลที่เป็นความลับไม่ว่าทั้งหมดหรือแต่บางส่วนให้แก่บุคคลใดหรือองค์กรใดทราบ เว้นแต่จะเป็นการเปิดเผยข้อมูลที่เป็นความลับให้แก่ </w:t>
      </w:r>
      <w:r>
        <w:rPr>
          <w:rFonts w:ascii="Browallia New" w:hAnsi="Browallia New" w:cs="Browallia New"/>
          <w:sz w:val="30"/>
          <w:szCs w:val="30"/>
          <w:cs/>
        </w:rPr>
        <w:t xml:space="preserve">ลูกจ้างหรือพนักงานของผู้รับข้อมูล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กรรมการ ที่ปรึกษา ผู้ประกอบวิชาชีพ ผู้รับจ้างช่วงหรือผู้ร่วมงานออกแบบ (เช่น วิศวกร สถาปนิกภูมิทัศน์ ผู้สำรวจ) ผู้สอบบัญชี และที่ปรึกษากฎหมายของผู้รับข้อมูล</w:t>
      </w:r>
      <w:r>
        <w:rPr>
          <w:rFonts w:ascii="Browallia New" w:hAnsi="Browallia New" w:cs="Browallia New"/>
          <w:sz w:val="30"/>
          <w:szCs w:val="30"/>
          <w:cs/>
        </w:rPr>
        <w:t xml:space="preserve">ที่มีหน้าที่ต้องเกี่ยวข้องโดยตรงกับข้อมูลที่เป็นความลับเพื่อดำเนินการตามวัตถุประสงค์เท่านั้น  และผู้รับข้อมูลจะต้องจัดให้</w:t>
      </w:r>
      <w:r>
        <w:rPr>
          <w:rFonts w:ascii="Browallia New" w:hAnsi="Browallia New" w:cs="Browallia New"/>
          <w:sz w:val="30"/>
          <w:szCs w:val="30"/>
          <w:cs/>
        </w:rPr>
        <w:t xml:space="preserve">ลูกจ้างหรือพนักงานของผู้รับข้อมูล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และบุคคลดังกล่าว (เว้นแต่เป็นผู้ประกอบวิชาชีพที่มีหน้าที่รักษาความลับตามกฎหมายหรือจรรยาบรรณวิชาชีพอยู่แล้ว)</w:t>
      </w:r>
      <w:r>
        <w:rPr>
          <w:rFonts w:ascii="Browallia New" w:hAnsi="Browallia New" w:cs="Browallia New"/>
          <w:sz w:val="30"/>
          <w:szCs w:val="30"/>
          <w:cs/>
        </w:rPr>
        <w:t xml:space="preserve">ได้ผูกพันและปฏิบัติตามเงื่อนไขในการรักษาข้อมูลที่เป็นความลับเช่นเดียวกับที่ได้กำหนดไว้ในสัญญานี้ด้วย </w:t>
      </w: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Cs w:val="30"/>
        </w:rPr>
        <w:tab/>
      </w:r>
    </w:p>
    <w:p w14:paraId="7D486EEA" w14:textId="77777777" w:rsidR="003118EF" w:rsidRPr="00C90AAF" w:rsidRDefault="003118EF" w:rsidP="00B735AE">
      <w:pPr>
        <w:tabs>
          <w:tab w:val="left" w:pos="720"/>
        </w:tabs>
        <w:spacing w:before="120" w:after="120"/>
        <w:ind w:left="720" w:hanging="360"/>
        <w:jc w:val="thaiDistribute"/>
        <w:rPr>
          <w:rFonts w:ascii="Browallia New" w:hAnsi="Browallia New" w:cs="Browallia New"/>
          <w:sz w:val="30"/>
          <w:szCs w:val="30"/>
          <w:cs/>
        </w:rPr>
      </w:pP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pacing w:val="4"/>
          <w:sz w:val="30"/>
          <w:szCs w:val="30"/>
          <w:cs/>
        </w:rPr>
        <w:t>ในกรณีที่ผู้รับข้อมูลมีความจำเป็นต้องเปิดเผยข้อมูลที่เป็นความลับในกรณีอื่น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นอกเหนือจากที่กล่าวไว้ในวรรคก่อน </w:t>
      </w:r>
      <w:r>
        <w:rPr>
          <w:rFonts w:ascii="Browallia New" w:hAnsi="Browallia New" w:cs="Browallia New"/>
          <w:spacing w:val="4"/>
          <w:sz w:val="30"/>
          <w:szCs w:val="30"/>
          <w:cs/>
        </w:rPr>
        <w:t>ต้องได้รับอนุญาตเป็น</w:t>
      </w:r>
      <w:r>
        <w:rPr>
          <w:rFonts w:ascii="Browallia New" w:hAnsi="Browallia New" w:cs="Browallia New"/>
          <w:sz w:val="30"/>
          <w:szCs w:val="30"/>
          <w:cs/>
        </w:rPr>
        <w:t xml:space="preserve">ลายลักษณ์อักษรจากบริษัท บางจากฯ (มหาชน) ก่อน </w:t>
      </w:r>
    </w:p>
    <w:p w14:paraId="5ED41166" w14:textId="77777777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 xml:space="preserve">2  </w:t>
      </w:r>
      <w:r>
        <w:rPr>
          <w:rFonts w:ascii="Browallia New" w:hAnsi="Browallia New" w:cs="Browallia New"/>
          <w:sz w:val="30"/>
          <w:szCs w:val="30"/>
          <w:cs/>
        </w:rPr>
        <w:t xml:space="preserve">ใช้ข้อมูลที่เป็นความลับเพียงเพื่อให้บรรลุตามวัตถุประสงค์ที่กำหนดไว้ในสัญญา ข้อ 1. เท่านั้น</w:t>
      </w:r>
    </w:p>
    <w:p w14:paraId="08AC62C8" w14:textId="77777777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sz w:val="30"/>
          <w:szCs w:val="30"/>
          <w:cs/>
        </w:rPr>
        <w:lastRenderedPageBreak/>
        <w:t>4</w:t>
      </w:r>
      <w:r>
        <w:rPr>
          <w:rFonts w:ascii="Browallia New" w:hAnsi="Browallia New" w:cs="Browallia New"/>
          <w:sz w:val="30"/>
          <w:szCs w:val="30"/>
          <w:cs/>
        </w:rPr>
        <w:t>.3  เก็บรักษาข้อมูลที่เป็นความลับที่ได้รับมาไว้ในสถานที่ปลอดภัยที่บุคคลทั่วไปไม่สามารถเข้าถึงได้โดยง่าย  และรักษาข้อมูลที่เป็นความลับที่ได้รับมาในลักษณะและระดับเดียวกันกับการรักษาข้อมูลที่เป็นความลับของตนเอง  แต่ทั้งนี้จะต้องไม่น้อยกว่าระดับที่วิญญูชนพึงรักษาข้อมูลที่เป็นความลับของตนเอง</w:t>
      </w:r>
    </w:p>
    <w:p w14:paraId="58563546" w14:textId="43A28CE5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sz w:val="30"/>
          <w:szCs w:val="30"/>
          <w:cs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 xml:space="preserve">.4 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ไม่ทำซ้ำข้อมูลที่เป็นความลับ </w:t>
      </w:r>
      <w:r>
        <w:rPr>
          <w:rFonts w:ascii="Browallia New" w:hAnsi="Browallia New" w:cs="Browallia New"/>
          <w:sz w:val="30"/>
          <w:szCs w:val="30"/>
          <w:cs/>
        </w:rPr>
        <w:t>ทำ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สำเนา</w:t>
      </w:r>
      <w:r>
        <w:rPr>
          <w:rFonts w:ascii="Browallia New" w:hAnsi="Browallia New" w:cs="Browallia New"/>
          <w:sz w:val="30"/>
          <w:szCs w:val="30"/>
          <w:cs/>
        </w:rPr>
        <w:t xml:space="preserve"> หรือทำสรุปย่อ หรือทำบันทึกรายการข้อมูลที่เป็นความลับ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แม้เพียงส่วนหนึ่งส่วนใดหรือทั้งหมด เว้นแต่เป็นการทำเพื่อการใช้ข้อมูลที่เป็นความลับให้บรรลุผลตามวัตถุประสงค์ที่กำหนดไว้ในสัญญาข้อ </w:t>
      </w:r>
      <w:r>
        <w:rPr>
          <w:rFonts w:ascii="Browallia New" w:hAnsi="Browallia New" w:cs="Browallia New"/>
          <w:spacing w:val="-2"/>
          <w:sz w:val="30"/>
          <w:szCs w:val="30"/>
        </w:rPr>
        <w:t>1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. ตามความจำเป็นและสมควรเท่านั้น </w:t>
      </w:r>
      <w:r>
        <w:rPr>
          <w:rFonts w:ascii="Browallia New" w:hAnsi="Browallia New" w:cs="Browallia New"/>
          <w:sz w:val="30"/>
          <w:szCs w:val="30"/>
          <w:cs/>
        </w:rPr>
        <w:t>และจะถือว่าสำเนา สรุปย่อและบันทึกรายการดังกล่าวเป็นข้อมูลที่เป็นความลับซึ่งจะต้องมีการทำเครื่องหมายว่าเป็นข้อมูลที่เป็นความลับด้วย</w:t>
      </w:r>
    </w:p>
    <w:p w14:paraId="7E46951E" w14:textId="0CAE02A6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>5</w:t>
      </w:r>
      <w:r>
        <w:rPr>
          <w:rFonts w:ascii="Browallia New" w:hAnsi="Browallia New" w:cs="Browallia New"/>
          <w:sz w:val="30"/>
          <w:szCs w:val="30"/>
          <w:u w:val="single"/>
        </w:rPr>
        <w:t xml:space="preserve">ทั้งนี้ บริษัท บางจากฯ (มหาชน) จะเป็นผู้ทำเครื่องหมายข้อมูลที่เป็นความลับที่เปิดเผยให้ผู้รับข้อมูล ไม่ว่าเป็นลายลักษณ์อักษรหรือในรูปแบบอิเล็กทรอนิกส์ว่าเป็นข้อมูลที่เป็นความลับ และ/หรือเป็นกรรมสิทธิ์ของ บริษัท บางจากฯ (มหาชน) ส่วนผู้รับข้อมูล</w:t>
      </w: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จะดำเนินการเพื่อให้ข้อมูลที่เป็นความลับ </w:t>
      </w:r>
      <w:r>
        <w:rPr>
          <w:rFonts w:ascii="Browallia New" w:hAnsi="Browallia New" w:cs="Browallia New"/>
          <w:strike/>
          <w:sz w:val="30"/>
          <w:szCs w:val="30"/>
          <w:cs/>
        </w:rPr>
        <w:t xml:space="preserve">ไม่ว่าซึ่งได้รับการเปิดเผยด้วยวาจาหรือเป็นลายลักษณ์อักษร รวมทั้งโปรแกรมคอมพิวเตอร์สำเร็จรูป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ซึ่งเป็นสำเนา สรุปย่อ หรือบันทึกที่ผู้รับข้อมูลจัดทำขึ้นตามข้อ 4.4</w:t>
      </w:r>
      <w:r>
        <w:rPr>
          <w:rFonts w:ascii="Browallia New" w:hAnsi="Browallia New" w:cs="Browallia New"/>
          <w:sz w:val="30"/>
          <w:szCs w:val="30"/>
          <w:cs/>
        </w:rPr>
        <w:t xml:space="preserve"> มีการทำเครื่องหมายไว้อย่างชัดว่าเป็นข้อมูลที่เป็นความลับ และ/หรือ เป็นกรรมสิทธิ์ของ</w:t>
      </w:r>
      <w:r>
        <w:rPr>
          <w:rFonts w:ascii="Browallia New" w:hAnsi="Browallia New" w:cs="Browallia New" w:hint="cs"/>
          <w:sz w:val="30"/>
          <w:szCs w:val="30"/>
          <w:cs/>
        </w:rPr>
        <w:t>บริษัท บางจากฯ (มหาชน)</w:t>
      </w:r>
    </w:p>
    <w:p w14:paraId="74D3A62B" w14:textId="7726F308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>6</w:t>
      </w: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Cs w:val="30"/>
          <w:cs/>
        </w:rPr>
        <w:t>สัญญาฉบับนี้ไม่มีวัตถุประสงค์เป็นการโอนสิทธิหรือการอนุญาตให้ใช้สิทธิ (ไม่ว่าโดยตรงหรือโดยอ้อม) ให้แก่</w:t>
      </w:r>
      <w:r>
        <w:rPr>
          <w:rFonts w:ascii="Browallia New" w:hAnsi="Browallia New" w:cs="Browallia New" w:hint="cs"/>
          <w:sz w:val="30"/>
          <w:szCs w:val="30"/>
          <w:cs/>
        </w:rPr>
        <w:t>ผู้รับข้อมูล</w:t>
      </w:r>
      <w:r>
        <w:rPr>
          <w:rFonts w:ascii="Browallia New" w:hAnsi="Browallia New" w:cs="Browallia New"/>
          <w:sz w:val="30"/>
          <w:szCs w:val="30"/>
          <w:cs/>
        </w:rPr>
        <w:t xml:space="preserve"> ซึ่งสิทธิบัตร ลิขสิทธิ์ การออกแบบที่จดทะเบียนไว้ การออกแบบที่ไม่ได้จดทะเบียน เครื่องหมายการค้า ชื่อทางการค้า หรือสิทธิอื่นๆ ของ</w:t>
      </w:r>
      <w:r>
        <w:rPr>
          <w:rFonts w:ascii="Browallia New" w:hAnsi="Browallia New" w:cs="Browallia New" w:hint="cs"/>
          <w:sz w:val="30"/>
          <w:szCs w:val="30"/>
          <w:cs/>
        </w:rPr>
        <w:t>บริษัท บางจากฯ (มหาชน)</w:t>
      </w:r>
      <w:r>
        <w:rPr>
          <w:rFonts w:ascii="Browallia New" w:hAnsi="Browallia New" w:cs="Browallia New"/>
          <w:sz w:val="30"/>
          <w:szCs w:val="30"/>
          <w:cs/>
        </w:rPr>
        <w:t xml:space="preserve"> ซึ่งอาจมีอยู่ ปรากฏอยู่ หรือนำมาทำซ้ำไว้ในเอกสารข้อมูลที่เป็นความลับ ทั้งนี้ ผู้รับข้อมูลหรือตัวแทนจะไม่ยื่นขอสิทธิบัตรใด ๆ หรือยื่นขอจดทะเบียนเครื่องหมายการค้า หรือการออกแบบหรือสิทธิเกี่ยวกับทรัพย์สินทางปัญญาใด ๆ </w:t>
      </w:r>
      <w:r>
        <w:rPr>
          <w:rFonts w:ascii="Browallia New" w:hAnsi="Browallia New" w:cs="Browallia New"/>
          <w:sz w:val="30"/>
          <w:szCs w:val="30"/>
          <w:cs/>
        </w:rPr>
        <w:t xml:space="preserve">เกี่ยวกับข้อมูลที่เป็นความลับดังกล่าว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ทั้งนี้ ข้อกำหนดข้อนี้ไม่จำกัดสิทธิของผู้รับข้อมูลในทรัพย์สินทางปัญญาที่ผู้รับข้อมูลมีอยู่ก่อนหรือพัฒนาขึ้นโดยอิสระ หรือในผลงานที่ผู้รับข้อมูลสร้างสรรค์ขึ้น ซึ่งความเป็นเจ้าของและสิทธิในผลงานออกแบบให้เป็นไปตามที่คู่สัญญาตกลงกันในสัญญาจ้างบริการที่เกี่ยวข้อง</w:t>
      </w:r>
    </w:p>
    <w:p w14:paraId="769AACA4" w14:textId="77777777" w:rsidR="003118EF" w:rsidRPr="00C90AA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>7</w:t>
      </w: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คู่สัญญาทั้งสองฝ่าย สัญญาว่าจะรักษาความมีอยู่ของสัญญา อีกทั้งรายละเอียดของสัญญา และการเจรจาต่อรองทั้งหมดที่เกี่ยวข้องกับสัญญาฉบับนี้ </w:t>
      </w:r>
      <w:r>
        <w:rPr>
          <w:rFonts w:ascii="Browallia New" w:hAnsi="Browallia New" w:cs="Browallia New"/>
          <w:sz w:val="30"/>
          <w:szCs w:val="30"/>
          <w:cs/>
        </w:rPr>
        <w:t xml:space="preserve">และ/หรือที่เกี่ยวกับวัตถุประสงค์ไว้เป็นความลับ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เว้นแต่เป็นการเปิดเผยตามข้อ 3.7 หรือข้อ 4.1</w:t>
      </w:r>
      <w:r>
        <w:rPr>
          <w:rFonts w:ascii="Browallia New" w:hAnsi="Browallia New" w:cs="Browallia New"/>
          <w:sz w:val="30"/>
          <w:szCs w:val="30"/>
          <w:cs/>
        </w:rPr>
        <w:t xml:space="preserve"> และจะไม่ใช้หรืออนุญาตให้มีการนำชื่อของคู่สัญญาอีกฝ่ายไปใช้ในการโฆษณาหรือการรณรงค์เผยแพร่ใด ๆ หรือทำการเปิดเผยอื่น ๆ โดยไม่ได้รับความเห็นชอบเป็นลายลักษณ์อักษรจากคู่สัญญาอีกฝ่ายก่อน</w:t>
      </w:r>
    </w:p>
    <w:p w14:paraId="26DDF482" w14:textId="77777777" w:rsidR="003118EF" w:rsidRDefault="003118EF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>4</w:t>
      </w:r>
      <w:r>
        <w:rPr>
          <w:rFonts w:ascii="Browallia New" w:hAnsi="Browallia New" w:cs="Browallia New"/>
          <w:sz w:val="30"/>
          <w:szCs w:val="30"/>
          <w:cs/>
        </w:rPr>
        <w:t>.</w:t>
      </w:r>
      <w:r>
        <w:rPr>
          <w:rFonts w:ascii="Browallia New" w:hAnsi="Browallia New" w:cs="Browallia New"/>
          <w:sz w:val="30"/>
          <w:szCs w:val="30"/>
        </w:rPr>
        <w:t>8</w:t>
      </w:r>
      <w:r>
        <w:rPr>
          <w:rFonts w:ascii="Browallia New" w:hAnsi="Browallia New" w:cs="Browallia New"/>
          <w:sz w:val="30"/>
          <w:szCs w:val="30"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ผู้รับข้อมูลจะแจ้งให้บริษัท บางจากฯ (มหาชน) รับทราบ</w:t>
      </w:r>
      <w:r>
        <w:rPr>
          <w:rFonts w:ascii="Browallia New" w:hAnsi="Browallia New" w:cs="Browallia New"/>
          <w:strike/>
          <w:sz w:val="30"/>
          <w:szCs w:val="30"/>
          <w:cs/>
        </w:rPr>
        <w:t xml:space="preserve">ทันทีเมื่อมีการเปิดเผย</w:t>
      </w:r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โดยไม่ชักช้าเมื่อผู้รับข้อมูลทราบว่ามีการเปิดเผย</w:t>
      </w:r>
      <w:r>
        <w:rPr>
          <w:rFonts w:ascii="Browallia New" w:hAnsi="Browallia New" w:cs="Browallia New"/>
          <w:sz w:val="30"/>
          <w:szCs w:val="30"/>
          <w:cs/>
        </w:rPr>
        <w:t xml:space="preserve"> หรือใช้ข้อมูลที่เป็นความลับโดยฝ่าฝืนสัญญาฉบับนี้</w:t>
      </w:r>
    </w:p>
    <w:p w14:paraId="2BF9EC7B" w14:textId="77777777" w:rsidR="00AF1B7B" w:rsidRPr="00AF1B7B" w:rsidRDefault="00AF1B7B" w:rsidP="00B735AE"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</w:rPr>
        <w:t xml:space="preserve">4.9 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โดยไม่คำนึงถึงข้อกำหนดอื่นๆ ภายใต้สัญญานี้ ผู้รับข้อมูลตกลงที่จะปฏิบัติตามพระราชบัญญัติคุ้มครองข้อมูลส่วนบุคคล พ.ศ. </w:t>
      </w:r>
      <w:r>
        <w:rPr>
          <w:rFonts w:ascii="Browallia New" w:hAnsi="Browallia New" w:cs="Browallia New" w:hint="cs"/>
          <w:sz w:val="30"/>
          <w:szCs w:val="30"/>
        </w:rPr>
        <w:t>2562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8"/>
          <w:sz w:val="30"/>
          <w:szCs w:val="30"/>
          <w:cs/>
        </w:rPr>
        <w:t>รวมถึงฉบับแก้ไขเพิ่มเติม กฎ ระเบียบ ประกาศ และคำสั่งที่เกี่ยวข้อง</w:t>
      </w:r>
      <w:r>
        <w:rPr>
          <w:rFonts w:ascii="Browallia New" w:hAnsi="Browallia New" w:cs="Browallia New"/>
          <w:spacing w:val="-8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8"/>
          <w:sz w:val="30"/>
          <w:szCs w:val="30"/>
          <w:cs/>
        </w:rPr>
        <w:t>สำหรับ</w:t>
      </w:r>
      <w:r>
        <w:rPr>
          <w:rFonts w:ascii="Browallia New" w:hAnsi="Browallia New" w:cs="Browallia New" w:hint="cs"/>
          <w:sz w:val="30"/>
          <w:szCs w:val="30"/>
          <w:cs/>
        </w:rPr>
        <w:t>การเก็บรวบรวม ใช้ และเปิดเผยข้อมูล</w:t>
      </w:r>
      <w:r>
        <w:rPr>
          <w:rFonts w:ascii="Browallia New" w:hAnsi="Browallia New" w:cs="Browallia New"/>
          <w:sz w:val="30"/>
          <w:szCs w:val="30"/>
          <w:cs/>
        </w:rPr>
        <w:t xml:space="preserve">ส่วนบุคคล </w:t>
      </w:r>
      <w:r>
        <w:rPr>
          <w:rFonts w:ascii="Browallia New" w:hAnsi="Browallia New" w:cs="Browallia New" w:hint="cs"/>
          <w:sz w:val="30"/>
          <w:szCs w:val="30"/>
          <w:cs/>
        </w:rPr>
        <w:t>ทั้งนี้ การเก็บรวบรวม ใช้ และเปิดเผยข้อมูลส่วนบุคคลที่เกี่ยวข้องภายใต้สัญญาฉบับนี้ จะ</w:t>
      </w:r>
      <w:bookmarkStart w:id="38" w:name="_Hlk33615502"/>
      <w:r>
        <w:rPr>
          <w:rFonts w:ascii="Browallia New" w:hAnsi="Browallia New" w:cs="Browallia New" w:hint="cs"/>
          <w:sz w:val="30"/>
          <w:szCs w:val="30"/>
          <w:cs/>
        </w:rPr>
        <w:t>กระทำ</w:t>
      </w:r>
      <w:r>
        <w:rPr>
          <w:rFonts w:ascii="Browallia New" w:hAnsi="Browallia New" w:cs="Browallia New"/>
          <w:sz w:val="30"/>
          <w:szCs w:val="30"/>
          <w:cs/>
        </w:rPr>
        <w:t>เท่าที่จำเป็น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และเป็นไปตามกฎหมาย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ว่าด้วยการ</w:t>
      </w:r>
      <w:r>
        <w:rPr>
          <w:rFonts w:ascii="Browallia New" w:hAnsi="Browallia New" w:cs="Browallia New"/>
          <w:sz w:val="30"/>
          <w:szCs w:val="30"/>
          <w:cs/>
        </w:rPr>
        <w:t>คุ้มครองข้อมูลส่วนบุคคล</w:t>
      </w:r>
      <w:r>
        <w:rPr>
          <w:rFonts w:ascii="Browallia New" w:hAnsi="Browallia New" w:cs="Browallia New" w:hint="cs"/>
          <w:sz w:val="30"/>
          <w:szCs w:val="30"/>
          <w:cs/>
        </w:rPr>
        <w:t>ดังกล่าวข้างต้น</w:t>
      </w:r>
      <w:r>
        <w:rPr>
          <w:rFonts w:ascii="Browallia New" w:hAnsi="Browallia New" w:cs="Browallia New" w:hint="cs"/>
          <w:sz w:val="30"/>
          <w:szCs w:val="30"/>
          <w:u w:val="single"/>
          <w:cs/>
        </w:rPr>
        <w:t xml:space="preserve"> ทั้งนี้ บริษัท บางจากฯ (มหาชน) รับรองว่ามีฐานทางกฎหมายและได้ดำเนินการตามที่กฎหมายกำหนดในการเปิดเผยข้อมูลส่วนบุคคลให้แก่ผู้รับข้อมูล และจะเปิดเผยเฉพาะข้อมูลส่วนบุคคลเท่าที่จำเป็นต่อวัตถุประสงค์ตามข้อ 1</w:t>
      </w:r>
      <w:bookmarkEnd w:id="38"/>
    </w:p>
    <w:p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u w:val="single"/>
        </w:rPr>
        <w:t xml:space="preserve">4.10 ผู้รับข้อมูลมีสิทธิใช้ความรู้ ทักษะ และประสบการณ์ทางวิชาชีพโดยทั่วไปที่ผู้รับข้อมูลได้รับหรือพัฒนาขึ้นจากการปฏิบัติงานตามวัตถุประสงค์ ซึ่งไม่เป็นการใช้หรือเปิดเผยข้อมูลที่เป็นความลับของ บริษัท บางจากฯ (มหาชน)</w:t>
      </w:r>
    </w:p>
    <w:p>
      <w:pPr>
        <w:tabs>
          <w:tab w:val="left" w:pos="720"/>
        </w:tabs>
        <w:spacing w:after="120"/>
        <w:ind w:left="72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sz w:val="30"/>
          <w:szCs w:val="30"/>
          <w:u w:val="single"/>
        </w:rPr>
        <w:t xml:space="preserve">4.11 เมื่อ บริษัท บางจากฯ (มหาชน) ได้เปิดเผยโครงการต่อสาธารณะแล้ว ผู้รับข้อมูลมีสิทธิอ้างอิงชื่อโครงการและแสดงผลงานเฉพาะส่วนที่เผยแพร่ต่อสาธารณะแล้ว เพื่อเป็นผลงานอ้างอิง (portfolio) ของผู้รับข้อมูล โดยไม่ถือเป็นการฝ่าฝืนข้อ 4.7</w:t>
      </w:r>
    </w:p>
    <w:p w14:paraId="2DF1E893" w14:textId="77777777" w:rsidR="00461571" w:rsidRPr="005C5362" w:rsidRDefault="00461571" w:rsidP="00B735AE">
      <w:pPr>
        <w:tabs>
          <w:tab w:val="left" w:pos="360"/>
        </w:tabs>
        <w:spacing w:after="120"/>
        <w:ind w:left="360" w:hanging="360"/>
        <w:jc w:val="both"/>
        <w:rPr>
          <w:rFonts w:ascii="Browallia New" w:hAnsi="Browallia New" w:cs="Browallia New"/>
          <w:sz w:val="30"/>
          <w:szCs w:val="30"/>
          <w:cs/>
        </w:rPr>
      </w:pP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5. </w:t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ระยะเวลาของสัญญาและการสิ้นสุดสัญญา</w:t>
      </w:r>
    </w:p>
    <w:p w14:paraId="34742A97" w14:textId="7E1AC6E7" w:rsidR="004E08EA" w:rsidRPr="00C90AAF" w:rsidRDefault="003118EF" w:rsidP="00B735AE">
      <w:pPr>
        <w:tabs>
          <w:tab w:val="left" w:pos="360"/>
        </w:tabs>
        <w:ind w:left="360" w:hanging="360"/>
        <w:jc w:val="thaiDistribute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 w:hint="cs"/>
          <w:spacing w:val="-2"/>
          <w:sz w:val="30"/>
          <w:szCs w:val="30"/>
          <w:cs/>
        </w:rPr>
        <w:tab/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สัญญาฉบับนี้ให้มีผลใช้บังคับอยู่ตลอด</w:t>
      </w:r>
      <w:r>
        <w:rPr>
          <w:rFonts w:ascii="Browallia New" w:hAnsi="Browallia New" w:cs="Browallia New" w:hint="cs"/>
          <w:strike/>
          <w:spacing w:val="-2"/>
          <w:sz w:val="30"/>
          <w:szCs w:val="30"/>
          <w:cs/>
          <w:rPrChange w:id="39" w:author="Pom" w:date="2026-10-06T16:28:00Z" w16du:dateUtc="2026-10-06T09:28:00Z">
            <w:rPr>
              <w:rFonts w:ascii="Browallia New" w:hAnsi="Browallia New" w:cs="Browallia New" w:hint="cs"/>
              <w:spacing w:val="-2"/>
              <w:sz w:val="30"/>
              <w:szCs w:val="30"/>
              <w:cs/>
            </w:rPr>
          </w:rPrChange>
        </w:rPr>
        <w:t>ไป เมื่อ</w:t>
      </w:r>
      <w:ins w:id="40" w:author="Pom" w:date="2026-10-06T16:28:00Z" w16du:dateUtc="2026-10-06T09:28:00Z">
        <w:r>
          <w:rPr>
            <w:rFonts w:ascii="Browallia New" w:hAnsi="Browallia New" w:cs="Browallia New" w:hint="cs"/>
            <w:spacing w:val="-2"/>
            <w:sz w:val="30"/>
            <w:szCs w:val="30"/>
            <w:cs/>
          </w:rPr>
          <w:t>จนกว่า</w:t>
        </w:r>
      </w:ins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การดำเนินการตามวัตถุประสงค์ของสัญญาสิ้นสุดลง </w:t>
      </w:r>
      <w:r>
        <w:rPr>
          <w:rFonts w:ascii="Browallia New" w:hAnsi="Browallia New" w:cs="Browallia New" w:hint="cs"/>
          <w:sz w:val="30"/>
          <w:szCs w:val="30"/>
          <w:cs/>
        </w:rPr>
        <w:t>หรือเมื่อ</w:t>
      </w:r>
      <w:r>
        <w:rPr>
          <w:rFonts w:ascii="Browallia New" w:hAnsi="Browallia New" w:cs="Browallia New"/>
          <w:sz w:val="30"/>
          <w:szCs w:val="30"/>
          <w:cs/>
        </w:rPr>
        <w:t>ได้รับการร้องขอจาก</w:t>
      </w:r>
      <w:r>
        <w:rPr>
          <w:rFonts w:ascii="Browallia New" w:hAnsi="Browallia New" w:cs="Browallia New" w:hint="cs"/>
          <w:sz w:val="30"/>
          <w:szCs w:val="30"/>
          <w:cs/>
        </w:rPr>
        <w:t>บริษัท บางจากฯ (มหาชน)</w:t>
      </w:r>
      <w:r>
        <w:rPr>
          <w:rFonts w:ascii="Browallia New" w:hAnsi="Browallia New" w:cs="Browallia New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ผู้รับข้อมูลจะต้องลบ หรือทำลายข้อมูลที่เป็นความลับ สำเนาของข้อมูลที่เป็นความลับ </w:t>
      </w:r>
      <w:r>
        <w:rPr>
          <w:rFonts w:ascii="Browallia New" w:hAnsi="Browallia New" w:cs="Browallia New"/>
          <w:spacing w:val="-4"/>
          <w:sz w:val="30"/>
          <w:szCs w:val="30"/>
          <w:cs/>
        </w:rPr>
        <w:t>วัสดุที่บันทึกข้อมูลที่เป็นความลับซึ่งอยู่ในรูปของเอกสารและวัสดุอื่น ๆ</w:t>
      </w:r>
      <w:r>
        <w:rPr>
          <w:rFonts w:ascii="Browallia New" w:hAnsi="Browallia New" w:cs="Browallia New" w:hint="cs"/>
          <w:spacing w:val="-4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pacing w:val="-4"/>
          <w:sz w:val="30"/>
          <w:szCs w:val="30"/>
          <w:cs/>
        </w:rPr>
        <w:t>ทั้งต้นฉบับ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และ</w:t>
      </w:r>
      <w:r>
        <w:rPr>
          <w:rFonts w:ascii="Browallia New" w:hAnsi="Browallia New" w:cs="Browallia New"/>
          <w:sz w:val="30"/>
          <w:szCs w:val="30"/>
          <w:cs/>
        </w:rPr>
        <w:t>สำเนา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ที่ผู้รับข้อมูล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และ/หรือพนักงาน และ/หรือลูกจ้างของผู้รับข้อมูล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ได้รับไว้ซึ่งอยู่ในความครอบครองของตน</w:t>
      </w:r>
      <w:r>
        <w:rPr>
          <w:rFonts w:ascii="Browallia New" w:hAnsi="Browallia New" w:cs="Browallia New" w:hint="cs"/>
          <w:strike/>
          <w:spacing w:val="-2"/>
          <w:sz w:val="30"/>
          <w:szCs w:val="30"/>
          <w:cs/>
        </w:rPr>
        <w:t xml:space="preserve">ภายในเวลาที่กำหนด</w:t>
      </w:r>
      <w:r>
        <w:rPr>
          <w:rFonts w:ascii="Browallia New" w:hAnsi="Browallia New" w:cs="Browallia New" w:hint="cs"/>
          <w:spacing w:val="-2"/>
          <w:sz w:val="30"/>
          <w:szCs w:val="30"/>
          <w:u w:val="single"/>
          <w:cs/>
        </w:rPr>
        <w:t xml:space="preserve">ภายใน 30 (สามสิบ) วันนับแต่วันที่ได้รับคำร้องขอเป็นลายลักษณ์อักษร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z w:val="30"/>
          <w:szCs w:val="30"/>
          <w:cs/>
        </w:rPr>
        <w:t>และจะต้องแจ้งเป็นลายลักษณ์อักษรว่าได้</w:t>
      </w:r>
      <w:r>
        <w:rPr>
          <w:rFonts w:ascii="Browallia New" w:hAnsi="Browallia New" w:cs="Browallia New" w:hint="cs"/>
          <w:sz w:val="30"/>
          <w:szCs w:val="30"/>
          <w:cs/>
        </w:rPr>
        <w:t>ลบหรือ</w:t>
      </w:r>
      <w:r>
        <w:rPr>
          <w:rFonts w:ascii="Browallia New" w:hAnsi="Browallia New" w:cs="Browallia New"/>
          <w:sz w:val="30"/>
          <w:szCs w:val="30"/>
          <w:cs/>
        </w:rPr>
        <w:t>ทำลายข้อมูลที่เป็นความลับนั้นทั้งหมดเป็นที่เรียบร้อยแล้ว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และ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/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หรือส่งมอบข้อมูลที่เป็นความลับ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สำเนาของข้อมูลที่เป็นความลับ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และ</w:t>
      </w:r>
      <w:r>
        <w:rPr>
          <w:rFonts w:ascii="Browallia New" w:hAnsi="Browallia New" w:cs="Browallia New"/>
          <w:spacing w:val="-4"/>
          <w:sz w:val="30"/>
          <w:szCs w:val="30"/>
          <w:cs/>
        </w:rPr>
        <w:t>วัสดุที่บันทึกข้อมูลที่เป็นความลับ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เช่นว่านั้นคืนให้แก่ บริษัท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บางจากฯ (มหาชน) ทั้งหมด ตลอดจนยุติการใช้ข้อมูลที่เป็นความลับและสิทธิใดๆ ภายใต้สัญญานี้ทันที</w:t>
      </w:r>
    </w:p>
    <w:p>
      <w:pPr>
        <w:tabs>
          <w:tab w:val="left" w:pos="360"/>
        </w:tabs>
        <w:ind w:left="360" w:hanging="360"/>
        <w:jc w:val="thaiDistribute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 w:hint="cs"/>
          <w:spacing w:val="-2"/>
          <w:sz w:val="30"/>
          <w:szCs w:val="30"/>
          <w:cs/>
        </w:rPr>
        <w:tab/>
      </w:r>
      <w:r>
        <w:rPr>
          <w:rFonts w:ascii="Browallia New" w:hAnsi="Browallia New" w:cs="Browallia New" w:hint="cs"/>
          <w:spacing w:val="-2"/>
          <w:sz w:val="30"/>
          <w:szCs w:val="30"/>
          <w:u w:val="single"/>
          <w:cs/>
        </w:rPr>
        <w:t xml:space="preserve">ทั้งนี้ หน้าที่รักษาความลับตามสัญญานี้ให้มีผลผูกพันผู้รับข้อมูลต่อไปเป็นระยะเวลา 3 (สาม) ปีนับแต่วันที่การดำเนินการตามวัตถุประสงค์สิ้นสุดลง เว้นแต่ข้อมูลนั้นเข้าข้อยกเว้นตามข้อ 3 ก่อนครบกำหนดดังกล่าว</w:t>
      </w:r>
    </w:p>
    <w:p>
      <w:pPr>
        <w:tabs>
          <w:tab w:val="left" w:pos="360"/>
        </w:tabs>
        <w:ind w:left="360" w:hanging="360"/>
        <w:jc w:val="thaiDistribute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 w:hint="cs"/>
          <w:spacing w:val="-2"/>
          <w:sz w:val="30"/>
          <w:szCs w:val="30"/>
          <w:cs/>
        </w:rPr>
        <w:tab/>
      </w:r>
      <w:r>
        <w:rPr>
          <w:rFonts w:ascii="Browallia New" w:hAnsi="Browallia New" w:cs="Browallia New" w:hint="cs"/>
          <w:spacing w:val="-2"/>
          <w:sz w:val="30"/>
          <w:szCs w:val="30"/>
          <w:u w:val="single"/>
          <w:cs/>
        </w:rPr>
        <w:t xml:space="preserve">อนึ่ง ผู้รับข้อมูลมีสิทธิเก็บรักษาสำเนาข้อมูลที่เป็นความลับเท่าที่จำเป็นตามที่กฎหมาย ระเบียบ หรือมาตรฐานวิชาชีพกำหนด และสำเนาที่เกิดจากระบบสำรองข้อมูลอัตโนมัติ โดยสำเนาดังกล่าวยังคงอยู่ภายใต้หน้าที่รักษาความลับตามสัญญานี้ตราบเท่าที่ยังเก็บรักษาไว้ และไม่ถือเป็นการฝ่าฝืนสัญญานี้</w:t>
      </w:r>
    </w:p>
    <w:p w14:paraId="6792BEDE" w14:textId="77777777" w:rsidR="00461571" w:rsidRPr="005C5362" w:rsidRDefault="00461571" w:rsidP="00B735AE">
      <w:pPr>
        <w:tabs>
          <w:tab w:val="left" w:pos="360"/>
        </w:tabs>
        <w:spacing w:before="120" w:after="120"/>
        <w:ind w:left="360" w:hanging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/>
          <w:b/>
          <w:bCs/>
          <w:sz w:val="30"/>
          <w:szCs w:val="30"/>
        </w:rPr>
        <w:t>6</w:t>
      </w: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. </w:t>
      </w:r>
      <w:r>
        <w:rPr>
          <w:rFonts w:ascii="Browallia New" w:hAnsi="Browallia New" w:cs="Browallia New"/>
          <w:b/>
          <w:bCs/>
          <w:sz w:val="30"/>
          <w:szCs w:val="30"/>
        </w:rPr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การชดใช้ค่าเสียหาย</w:t>
      </w:r>
    </w:p>
    <w:p w14:paraId="03B12697" w14:textId="4370AA6E" w:rsidR="00657978" w:rsidRPr="00B16D6C" w:rsidRDefault="00657978" w:rsidP="00B735AE">
      <w:pPr>
        <w:tabs>
          <w:tab w:val="left" w:pos="426"/>
        </w:tabs>
        <w:ind w:left="851" w:hanging="851"/>
        <w:jc w:val="thaiDistribute"/>
        <w:rPr>
          <w:rFonts w:ascii="Browallia New" w:hAnsi="Browallia New" w:cs="Browallia New"/>
          <w:spacing w:val="-2"/>
          <w:sz w:val="30"/>
          <w:szCs w:val="30"/>
          <w:cs/>
          <w:rPrChange w:id="41" w:author="Pom" w:date="2026-10-06T16:44:00Z" w16du:dateUtc="2026-10-06T09:44:00Z">
            <w:rPr>
              <w:rFonts w:ascii="Browallia New" w:hAnsi="Browallia New" w:cs="Browallia New" w:hint="cs"/>
              <w:spacing w:val="-2"/>
              <w:sz w:val="30"/>
              <w:szCs w:val="30"/>
              <w:cs/>
            </w:rPr>
          </w:rPrChange>
        </w:rPr>
      </w:pPr>
      <w:r>
        <w:rPr>
          <w:rFonts w:ascii="Browallia New" w:hAnsi="Browallia New" w:cs="Browallia New" w:hint="cs"/>
          <w:spacing w:val="-2"/>
          <w:sz w:val="30"/>
          <w:szCs w:val="30"/>
          <w:cs/>
        </w:rPr>
        <w:lastRenderedPageBreak/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>6.1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กรณีที่ผู้รับข้อมูล และ/หรือกรรมการ และ/หรือลูกจ้าง และ/หรือพนักงาน และ/หรือ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ตัวแทนของผู้รับข้อมูล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 ที่ได้รับข้อมูลที่เป็นความลับจากผู้รับข้อมูลตามข้อ 4.1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ฝ่าฝืนข้อกำหนดตามสัญญานี้ และก่อให้เกิดความเสียหาย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 xml:space="preserve">ไม่ว่าโดยตรงหรือโดยอ้อม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ที่เกิดขึ้นจริงและเป็นผลโดยตรงจากการฝ่าฝืนดังกล่าว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แก่ บริษัท บางจากฯ (มหาชน) ผู้รับข้อมูลต้องชดใช้ค่าเสียหายให้แก่บริษัท บางจากฯ (มหาชน) สำหรับความเสียหายเช่นว่านั้น </w:t>
      </w:r>
      <w:ins w:id="42" w:author="Pom" w:date="2026-10-06T17:17:00Z" w16du:dateUtc="2026-10-06T10:17:00Z">
        <w:r>
          <w:rPr>
            <w:rFonts w:ascii="Browallia New" w:hAnsi="Browallia New" w:cs="Browallia New"/>
            <w:spacing w:val="-2"/>
            <w:sz w:val="30"/>
            <w:szCs w:val="30"/>
            <w:cs/>
          </w:rPr>
          <w:t>ตามความเป็นจริง</w:t>
        </w:r>
        <w:r>
          <w:rPr>
            <w:rFonts w:ascii="Browallia New" w:hAnsi="Browallia New" w:cs="Browallia New" w:hint="cs"/>
            <w:spacing w:val="-2"/>
            <w:sz w:val="30"/>
            <w:szCs w:val="30"/>
            <w:cs/>
          </w:rPr>
          <w:t xml:space="preserve">  </w:t>
        </w:r>
      </w:ins>
      <w:ins w:id="43" w:author="Pom" w:date="2026-10-06T16:39:00Z" w16du:dateUtc="2026-10-06T09:39:00Z">
        <w:r>
          <w:rPr>
            <w:rFonts w:ascii="Browallia New" w:hAnsi="Browallia New" w:cs="Browallia New"/>
            <w:spacing w:val="-2"/>
            <w:sz w:val="30"/>
            <w:szCs w:val="30"/>
            <w:cs/>
            <w:rPrChange w:id="44" w:author="Pom" w:date="2026-10-06T16:44:00Z" w16du:dateUtc="2026-10-06T09:44:00Z">
              <w:rPr>
                <w:rFonts w:ascii="Browallia New" w:hAnsi="Browallia New" w:cs="Browallia New" w:hint="cs"/>
                <w:spacing w:val="-2"/>
                <w:sz w:val="30"/>
                <w:szCs w:val="30"/>
                <w:cs/>
              </w:rPr>
            </w:rPrChange>
          </w:rPr>
          <w:t>ทั้งนี้</w:t>
        </w:r>
      </w:ins>
      <w:ins w:id="45" w:author="Pom" w:date="2026-10-06T16:44:00Z" w16du:dateUtc="2026-10-06T09:44:00Z">
        <w:r>
          <w:rPr>
            <w:rFonts w:ascii="Browallia New" w:hAnsi="Browallia New" w:cs="Browallia New"/>
            <w:sz w:val="30"/>
            <w:szCs w:val="30"/>
            <w:cs/>
            <w:rPrChange w:id="46" w:author="Pom" w:date="2026-10-06T16:44:00Z" w16du:dateUtc="2026-10-06T09:44:00Z">
              <w:rPr>
                <w:cs/>
              </w:rPr>
            </w:rPrChange>
          </w:rPr>
          <w:t xml:space="preserve">ความรับผิดชอบในการชดใช้ค่าเสียหายรวมทั้งหมดของผู้รับข้อมูล จะไม่เกินมูลค่าค่าจ้างรวมตาม</w:t>
        </w:r>
        <w:r>
          <w:rPr>
            <w:rFonts w:ascii="Browallia New" w:hAnsi="Browallia New" w:cs="Browallia New"/>
            <w:strike/>
            <w:sz w:val="30"/>
            <w:szCs w:val="30"/>
            <w:cs/>
            <w:rPrChange w:id="46" w:author="Pom" w:date="2026-10-06T16:44:00Z" w16du:dateUtc="2026-10-06T09:44:00Z">
              <w:rPr>
                <w:cs/>
              </w:rPr>
            </w:rPrChange>
          </w:rPr>
          <w:t xml:space="preserve">สัญญาจ้าง</w:t>
        </w:r>
      </w:ins>
      <w:ins w:id="47" w:author="Pom" w:date="2026-10-06T17:17:00Z" w16du:dateUtc="2026-10-06T10:17:00Z">
        <w:r>
          <w:rPr>
            <w:rFonts w:ascii="Browallia New" w:hAnsi="Browallia New" w:cs="Browallia New" w:hint="cs"/>
            <w:strike/>
            <w:spacing w:val="-2"/>
            <w:sz w:val="30"/>
            <w:szCs w:val="30"/>
            <w:cs/>
          </w:rPr>
          <w:t>นี้</w:t>
        </w:r>
      </w:ins>
      <w:r>
        <w:rPr>
          <w:rFonts w:ascii="Browallia New" w:hAnsi="Browallia New" w:cs="Browallia New" w:hint="cs"/>
          <w:spacing w:val="-2"/>
          <w:sz w:val="30"/>
          <w:szCs w:val="30"/>
          <w:u w:val="single"/>
          <w:cs/>
        </w:rPr>
        <w:t xml:space="preserve">สัญญาจ้างบริการที่คู่สัญญาจัดทำขึ้นเพื่อดำเนินการตามวัตถุประสงค์ตามข้อ 1 ทั้งนี้ ไม่รวมถึงความเสียหายทางอ้อม ความเสียหายพิเศษ ความเสียหายที่เป็นผลสืบเนื่อง การสูญเสียกำไร หรือโอกาสทางธุรกิจ</w:t>
      </w:r>
    </w:p>
    <w:p w14:paraId="3E221D76" w14:textId="77777777" w:rsidR="00657978" w:rsidRPr="00D22EDB" w:rsidRDefault="00657978" w:rsidP="00B735AE">
      <w:pPr>
        <w:tabs>
          <w:tab w:val="left" w:pos="426"/>
        </w:tabs>
        <w:ind w:left="851" w:hanging="851"/>
        <w:jc w:val="thaiDistribute"/>
        <w:rPr>
          <w:rFonts w:ascii="Browallia New" w:hAnsi="Browallia New" w:cs="Browallia New"/>
          <w:spacing w:val="-2"/>
          <w:sz w:val="30"/>
          <w:szCs w:val="30"/>
        </w:rPr>
      </w:pPr>
      <w:r>
        <w:rPr>
          <w:rFonts w:ascii="Browallia New" w:hAnsi="Browallia New" w:cs="Browallia New" w:hint="cs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>6.2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ผู้รับข้อมูลรับทราบว่าการเปิดเผยหรือการใช้ข้อมูลที่เป็นความลับโดยฝ่าฝืนข้อกำหนดตามสัญญานี้ 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 xml:space="preserve">จะก่อให้เกิดความเสียหายอันประเมินค่ามิได้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อาจก่อให้เกิดความเสียหาย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แก่ บริษัท บางจากฯ (มหาชน) ทั้งนี้ บริษัท บางจากฯ (มหาชน) มีสิทธิที่จะร้องขอต่อศาลเพื่อให้มีคำสั่งให้ผู้รับข้อมูลหยุดกระทำการใดๆ ที่เป็นการฝ่าฝืนข้อกำหนดตามสัญญานี้ และ/หรือใช้วิธีการคุ้มครองชั่วคราวใดๆ 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 xml:space="preserve">ตามที่บริษัท บางจากฯ (มหาชน) เห็นว่าเหมาะสมได้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ตามที่ศาลเห็นสมควรและตามที่กฎหมายกำหนดได้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โดยผู้รับข้อมูลจะเป็นผู้รับผิดชอบค่าใช้จ่ายต่างๆ ทั้งหมดที่เหมาะสมตามความเป็นจริง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ในการดำเนินการดังกล่าว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 ทั้งนี้ เฉพาะกรณีที่ศาลมีคำพิพากษาหรือคำสั่งถึงที่สุดว่าผู้รับข้อมูลเป็นฝ่ายฝ่าฝืนข้อกำหนดตามสัญญานี้</w:t>
      </w:r>
    </w:p>
    <w:p w14:paraId="3DD110F5" w14:textId="77777777" w:rsidR="00657978" w:rsidRPr="00D22EDB" w:rsidRDefault="00657978" w:rsidP="00B735AE">
      <w:pPr>
        <w:tabs>
          <w:tab w:val="left" w:pos="360"/>
        </w:tabs>
        <w:ind w:left="851" w:hanging="425"/>
        <w:jc w:val="thaiDistribute"/>
        <w:rPr>
          <w:rFonts w:ascii="Browallia New" w:hAnsi="Browallia New" w:cs="Browallia New"/>
          <w:spacing w:val="-2"/>
          <w:sz w:val="30"/>
          <w:szCs w:val="30"/>
        </w:rPr>
      </w:pPr>
      <w:r>
        <w:rPr>
          <w:rFonts w:ascii="Browallia New" w:hAnsi="Browallia New" w:cs="Browallia New"/>
          <w:spacing w:val="-2"/>
          <w:sz w:val="30"/>
          <w:szCs w:val="30"/>
          <w:cs/>
        </w:rPr>
        <w:t>6.3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คู่สัญญาทั้งสองฝ่ายตกลงว่า ความเสียหายที่จ่ายเป็นเงินนั้นไม่ใช่การแก้ไขเยียวยาที่เพียงพอหากคู่สัญญารายใดละเมิดสัญญาฉบับนี้ ทั้งนี้ 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บริษัท บางจากฯ (มหาชน)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มีสิทธิเรียกร้องให้มีการแก้ไขเยียวยาตามกฎหมายหรือบรรเทาความเสียหายอื่นได้ เพื่อป้องกันการละเมิดที่คาดว่าจะเกิดขึ้นจากการกระทำของผู้รับข้อมูล อนึ่ง สิทธิดังกล่าวเป็นสิทธินอกเหนือจากสิทธิอื่น ๆ ของ</w:t>
      </w:r>
      <w:r>
        <w:rPr>
          <w:rFonts w:ascii="Browallia New" w:hAnsi="Browallia New" w:cs="Browallia New" w:hint="cs"/>
          <w:sz w:val="30"/>
          <w:szCs w:val="30"/>
          <w:cs/>
        </w:rPr>
        <w:t xml:space="preserve">บริษัท บางจากฯ (มหาชน)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ตามกฎหมายหรือ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ตามหลักความเป็นธรรม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 ทั้งนี้ สิทธิเรียกร้องค่าเสียหายเป็นตัวเงินอยู่ภายใต้ข้อจำกัดความรับผิดตามข้อ 6.1</w:t>
      </w:r>
    </w:p>
    <w:p w14:paraId="18845FB9" w14:textId="77777777" w:rsidR="00657978" w:rsidRPr="00D22EDB" w:rsidRDefault="00657978" w:rsidP="00B735AE">
      <w:pPr>
        <w:tabs>
          <w:tab w:val="left" w:pos="360"/>
        </w:tabs>
        <w:ind w:left="851" w:hanging="425"/>
        <w:jc w:val="thaiDistribute"/>
        <w:rPr>
          <w:rFonts w:ascii="Browallia New" w:hAnsi="Browallia New" w:cs="Browallia New"/>
          <w:spacing w:val="-2"/>
          <w:sz w:val="30"/>
          <w:szCs w:val="30"/>
        </w:rPr>
      </w:pPr>
      <w:r>
        <w:rPr>
          <w:rFonts w:ascii="Browallia New" w:hAnsi="Browallia New" w:cs="Browallia New"/>
          <w:spacing w:val="-2"/>
          <w:sz w:val="30"/>
          <w:szCs w:val="30"/>
          <w:cs/>
        </w:rPr>
        <w:t>6.4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การไม่ใช้สิทธิใดสิทธิหนึ่งตามสัญญาฉบับนี้ หรือการใช้สิทธิใดสิทธิหนึ่งล่าช้า  ไม่ถือว่า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 xml:space="preserve">บริษัท บางจากฯ (มหาชน)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คู่สัญญาฝ่ายนั้น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สละสิทธิเช่นว่านั้น และการใช้สิทธิหนึ่งสิทธิใด หรือการใช้สิทธิเพียงบางส่วน ไม่ถือเป็นการตัดสิทธิของ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 xml:space="preserve">บริษัท บางจากฯ (มหาชน)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คู่สัญญาฝ่ายนั้น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ในการใช้สิทธิอื่นหรือใช้สิทธิในส่วนที่เหลือนั้น</w:t>
      </w:r>
    </w:p>
    <w:p w14:paraId="2958F215" w14:textId="174995BF" w:rsidR="00657978" w:rsidRPr="00B16D6C" w:rsidDel="00B735AE" w:rsidRDefault="00657978" w:rsidP="00B735AE">
      <w:pPr>
        <w:tabs>
          <w:tab w:val="left" w:pos="360"/>
        </w:tabs>
        <w:ind w:left="851" w:hanging="425"/>
        <w:jc w:val="thaiDistribute"/>
        <w:rPr>
          <w:del w:id="48" w:author="Korrawat Sutthinawaphan (KSN)" w:date="2026-09-24T10:17:00Z" w16du:dateUtc="2026-09-24T03:17:00Z"/>
          <w:rFonts w:ascii="Browallia New" w:hAnsi="Browallia New" w:cs="Browallia New" w:hint="cs"/>
          <w:strike/>
          <w:sz w:val="30"/>
          <w:szCs w:val="30"/>
          <w:rPrChange w:id="49" w:author="Pom" w:date="2026-10-06T16:46:00Z" w16du:dateUtc="2026-10-06T09:46:00Z">
            <w:rPr>
              <w:del w:id="50" w:author="Korrawat Sutthinawaphan (KSN)" w:date="2026-09-24T10:17:00Z" w16du:dateUtc="2026-09-24T03:17:00Z"/>
              <w:rFonts w:ascii="Browallia New" w:hAnsi="Browallia New" w:cs="Browallia New"/>
              <w:sz w:val="30"/>
              <w:szCs w:val="30"/>
            </w:rPr>
          </w:rPrChange>
        </w:rPr>
      </w:pPr>
      <w:r>
        <w:rPr>
          <w:rFonts w:ascii="Browallia New" w:hAnsi="Browallia New" w:cs="Browallia New"/>
          <w:spacing w:val="-2"/>
          <w:sz w:val="30"/>
          <w:szCs w:val="30"/>
          <w:cs/>
        </w:rPr>
        <w:t>6.5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ab/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กรณีที่ บริษัท บางจากฯ (มหาชน) สงสัยว่าผู้รับข้อมูลฝ่าฝืนข้อตกลงตามสัญญานี้ บริษัท บางจากฯ (มหาชน) จะแจ้งให้ผู้รับข้อมูลรับทราบถึงเหตุอันก่อให้เกิดข้อสงสัยดังกล่าว </w:t>
      </w:r>
      <w:r>
        <w:rPr>
          <w:rFonts w:ascii="Browallia New" w:hAnsi="Browallia New" w:cs="Browallia New"/>
          <w:strike/>
          <w:spacing w:val="-2"/>
          <w:sz w:val="30"/>
          <w:szCs w:val="30"/>
          <w:highlight w:val="yellow"/>
          <w:cs/>
          <w:rPrChange w:id="51" w:author="Pom" w:date="2026-10-06T16:46:00Z" w16du:dateUtc="2026-10-06T09:46:00Z">
            <w:rPr>
              <w:rFonts w:ascii="Browallia New" w:hAnsi="Browallia New" w:cs="Browallia New"/>
              <w:spacing w:val="-2"/>
              <w:sz w:val="30"/>
              <w:szCs w:val="30"/>
              <w:cs/>
            </w:rPr>
          </w:rPrChange>
        </w:rPr>
        <w:t>และผู้รับข้อมูลจะต้องเป็นฝ่ายพิสูจน์ว่าไม่ได้ฝ่าฝืนข้อตกลงตามสัญญานี้</w:t>
      </w:r>
      <w:ins w:id="52" w:author="Pom" w:date="2026-10-06T16:46:00Z" w16du:dateUtc="2026-10-06T09:46:00Z">
        <w:r>
          <w:rPr>
            <w:rFonts w:ascii="Browallia New" w:hAnsi="Browallia New" w:cs="Browallia New"/>
            <w:sz w:val="30"/>
            <w:szCs w:val="30"/>
            <w:cs/>
            <w:rPrChange w:id="53" w:author="Pom" w:date="2026-10-06T16:47:00Z" w16du:dateUtc="2026-10-06T09:47:00Z">
              <w:rPr>
                <w:cs/>
              </w:rPr>
            </w:rPrChange>
          </w:rPr>
          <w:t>ให้การพิสูจน์ความผิดเป็นไปตามกระบวนการทาง</w:t>
        </w:r>
      </w:ins>
      <w:ins w:id="54" w:author="Pom" w:date="2026-10-06T16:47:00Z" w16du:dateUtc="2026-10-06T09:47:00Z">
        <w:r>
          <w:rPr>
            <w:rFonts w:ascii="Browallia New" w:hAnsi="Browallia New" w:cs="Browallia New"/>
            <w:sz w:val="30"/>
            <w:szCs w:val="30"/>
            <w:cs/>
            <w:rPrChange w:id="55" w:author="Pom" w:date="2026-10-06T16:47:00Z" w16du:dateUtc="2026-10-06T09:47:00Z">
              <w:rPr>
                <w:cs/>
              </w:rPr>
            </w:rPrChange>
          </w:rPr>
          <w:t>กฎหมายตามปกติ</w:t>
        </w:r>
      </w:ins>
      <w:r>
        <w:rPr>
          <w:rFonts w:ascii="Browallia New" w:hAnsi="Browallia New" w:cs="Browallia New"/>
          <w:sz w:val="30"/>
          <w:szCs w:val="30"/>
          <w:u w:val="single"/>
          <w:cs/>
        </w:rPr>
        <w:t xml:space="preserve"> และผู้รับข้อมูลมีสิทธิชี้แจงและโต้แย้งข้อสงสัยดังกล่าวภายในระยะเวลาอันสมควรก่อนที่ บริษัท บางจากฯ (มหาชน) จะดำเนินการเรียกร้องใดๆ</w:t>
      </w:r>
    </w:p>
    <w:p w14:paraId="544BDA1B" w14:textId="77777777" w:rsidR="00D22EDB" w:rsidRPr="00B16D6C" w:rsidRDefault="00D22EDB" w:rsidP="00B735AE">
      <w:pPr>
        <w:tabs>
          <w:tab w:val="left" w:pos="360"/>
        </w:tabs>
        <w:ind w:left="851" w:hanging="425"/>
        <w:jc w:val="thaiDistribute"/>
        <w:rPr>
          <w:rFonts w:ascii="Browallia New" w:hAnsi="Browallia New" w:cs="Browallia New"/>
          <w:strike/>
          <w:sz w:val="22"/>
          <w:szCs w:val="22"/>
          <w:rPrChange w:id="56" w:author="Pom" w:date="2026-10-06T16:46:00Z" w16du:dateUtc="2026-10-06T09:46:00Z">
            <w:rPr>
              <w:rFonts w:ascii="Browallia New" w:hAnsi="Browallia New" w:cs="Browallia New"/>
              <w:sz w:val="22"/>
              <w:szCs w:val="22"/>
            </w:rPr>
          </w:rPrChange>
        </w:rPr>
      </w:pPr>
    </w:p>
    <w:p w14:paraId="7CFB2CC6" w14:textId="77777777" w:rsidR="00461571" w:rsidRPr="005C5362" w:rsidRDefault="00461571" w:rsidP="00B735AE">
      <w:pPr>
        <w:tabs>
          <w:tab w:val="left" w:pos="360"/>
        </w:tabs>
        <w:spacing w:after="120"/>
        <w:jc w:val="thaiDistribute"/>
        <w:rPr>
          <w:rFonts w:ascii="Browallia New" w:hAnsi="Browallia New" w:cs="Browallia New"/>
          <w:b/>
          <w:bCs/>
          <w:sz w:val="30"/>
          <w:szCs w:val="30"/>
        </w:rPr>
      </w:pPr>
      <w:r>
        <w:rPr>
          <w:rFonts w:ascii="Browallia New" w:hAnsi="Browallia New" w:cs="Browallia New"/>
          <w:b/>
          <w:bCs/>
          <w:sz w:val="30"/>
          <w:szCs w:val="30"/>
        </w:rPr>
        <w:t>7</w:t>
      </w:r>
      <w:r>
        <w:rPr>
          <w:rFonts w:ascii="Browallia New" w:hAnsi="Browallia New" w:cs="Browallia New"/>
          <w:b/>
          <w:bCs/>
          <w:sz w:val="30"/>
          <w:szCs w:val="30"/>
          <w:cs/>
        </w:rPr>
        <w:t xml:space="preserve">. </w:t>
      </w:r>
      <w:r>
        <w:rPr>
          <w:rFonts w:ascii="Browallia New" w:hAnsi="Browallia New" w:cs="Browallia New"/>
          <w:b/>
          <w:bCs/>
          <w:sz w:val="30"/>
          <w:szCs w:val="30"/>
        </w:rPr>
        <w:tab/>
      </w:r>
      <w:r>
        <w:rPr>
          <w:rFonts w:ascii="Browallia New" w:hAnsi="Browallia New" w:cs="Browallia New"/>
          <w:b/>
          <w:bCs/>
          <w:sz w:val="30"/>
          <w:szCs w:val="30"/>
          <w:u w:val="single"/>
          <w:cs/>
        </w:rPr>
        <w:t>ข้อตกลงอื่นๆ</w:t>
      </w:r>
    </w:p>
    <w:p w14:paraId="4AF1A882" w14:textId="77777777" w:rsidR="00657978" w:rsidRPr="00C90AAF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57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1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การเปิดเผยข้อมูลที่เป็นความลับตามสัญญานี้ ไม่ถือว่า บริษัท บางจากฯ (มหาชน) ได้อนุญาตให้ผู้รับข้อมูลใช้ผลงานซึ่งมีสิทธิบัตร ลิขสิทธิ์ เครื่องหมายการค้า หรือข้อมูลทางการค้าอื่นของ บริษัท บางจากฯ (มหาชน)</w:t>
      </w:r>
    </w:p>
    <w:p w14:paraId="33DA5161" w14:textId="77777777" w:rsidR="00657978" w:rsidRPr="00C90AAF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58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2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ผู้รับข้อมูลรับรองว่าบุคคลที่ลงนามในหนังสือฉบับนี้ เป็นผู้มีอำนาจลงนามผูกพันตามข้อตกลงนี้ทุกประการ</w:t>
      </w:r>
    </w:p>
    <w:p w14:paraId="5970BB05" w14:textId="77777777" w:rsidR="00657978" w:rsidRPr="00C90AAF" w:rsidRDefault="00657978">
      <w:pPr>
        <w:tabs>
          <w:tab w:val="left" w:pos="-4111"/>
          <w:tab w:val="left" w:pos="709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59" w:author="Korrawat Sutthinawaphan (KSN)" w:date="2026-09-24T10:17:00Z" w16du:dateUtc="2026-09-24T03:17:00Z">
          <w:pPr>
            <w:tabs>
              <w:tab w:val="left" w:pos="-4111"/>
              <w:tab w:val="left" w:pos="709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3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strike/>
          <w:spacing w:val="-2"/>
          <w:sz w:val="30"/>
          <w:szCs w:val="30"/>
          <w:cs/>
        </w:rPr>
        <w:t>ผู้ร</w:t>
      </w:r>
      <w:r>
        <w:rPr>
          <w:rFonts w:ascii="Browallia New" w:hAnsi="Browallia New" w:cs="Browallia New" w:hint="cs"/>
          <w:strike/>
          <w:spacing w:val="-2"/>
          <w:sz w:val="30"/>
          <w:szCs w:val="30"/>
          <w:cs/>
        </w:rPr>
        <w:t>ับข้อมูล</w:t>
      </w:r>
      <w:r>
        <w:rPr>
          <w:rFonts w:ascii="Browallia New" w:hAnsi="Browallia New" w:cs="Browallia New" w:hint="cs"/>
          <w:spacing w:val="-2"/>
          <w:sz w:val="30"/>
          <w:szCs w:val="30"/>
          <w:u w:val="single"/>
          <w:cs/>
        </w:rPr>
        <w:t xml:space="preserve">คู่สัญญาแต่ละฝ่าย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สัญญาว่าจะไม่ทำการจำหน่ายจ่ายโอนซึ่งสัญญานี้และหรือสิทธิและหรือหน้าที่ใดๆ ที่เกี่ยวข้องและหรือเกิดขึ้นจากสัญญานี้ให้แก่บุคคลอื่นใด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ไม่ว่าด้วยวิธีใดๆ</w:t>
      </w:r>
      <w:r>
        <w:rPr>
          <w:rFonts w:ascii="Browallia New" w:hAnsi="Browallia New" w:cs="Browallia New"/>
          <w:spacing w:val="-2"/>
          <w:sz w:val="30"/>
          <w:szCs w:val="30"/>
          <w:u w:val="single"/>
          <w:cs/>
        </w:rPr>
        <w:t xml:space="preserve"> โดยไม่ได้รับความยินยอมเป็นลายลักษณ์อักษรจากคู่สัญญาอีกฝ่ายหนึ่งก่อน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 </w:t>
      </w:r>
    </w:p>
    <w:p w14:paraId="54C3A547" w14:textId="77777777" w:rsidR="00657978" w:rsidRPr="00C90AAF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60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4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หากข้อกำหนดใดของสัญญาฉบับนี้ไม่สมบูรณ์ตามกฎหมาย หรือไม่มีผลใช้บังคับ ไม่ว่าด้วยเหตุใดก็ตาม 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การเช่นนั้น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ย่อม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ไม่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กระทบ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ต่อความสมบูรณ์ตามกฎหมายหรือการมีผลใช้บังคับ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>ของข้อกำหนดส่วนอื่นในสัญญาฉบับนี้</w:t>
      </w:r>
    </w:p>
    <w:p w14:paraId="70A8754C" w14:textId="77777777" w:rsidR="00657978" w:rsidRPr="00C90AAF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61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5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 xml:space="preserve">สัญญาฉบับนี้ถือเป็นข้อตกลงทั้งหมดของคู่สัญญาทั้งสองฝ่าย อันเกี่ยวกับเนื้อหาภายใต้สัญญานี้และให้ถือว่ามีผลเป็นการแทนที่ความตกลงอื่นๆที่คู่สัญญาทำขึ้นก่อนหน้านี้</w:t>
      </w:r>
    </w:p>
    <w:p w14:paraId="09A8E304" w14:textId="77777777" w:rsidR="00657978" w:rsidRPr="00C90AAF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30"/>
          <w:szCs w:val="30"/>
        </w:rPr>
        <w:pPrChange w:id="62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6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สัญญานี้ไม่ก่อภาระผูกพันคู่สัญญาทั้งสองฝ่ายในการเข้าทำสัญญาทางธุรกิจระหว่างกันในอนาคต การร่วมลงทุน การจ้างแรงงาน การจ้างทำของ การเข้าเป็นหุ้นส่วน การแต่งตั้งตัวการตัวแทน หรือจำกัดการเข้าทำสัญญากับบุคคลอื่น </w:t>
      </w:r>
    </w:p>
    <w:p w14:paraId="2F19D46A" w14:textId="77777777" w:rsidR="00657978" w:rsidRPr="00D15D8B" w:rsidRDefault="00657978"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28"/>
        </w:rPr>
        <w:pPrChange w:id="63" w:author="Korrawat Sutthinawaphan (KSN)" w:date="2026-09-24T10:17:00Z" w16du:dateUtc="2026-09-24T03:17:00Z">
          <w:pPr>
            <w:tabs>
              <w:tab w:val="left" w:pos="0"/>
            </w:tabs>
            <w:spacing w:before="240" w:line="276" w:lineRule="auto"/>
            <w:ind w:left="851" w:hanging="425"/>
            <w:contextualSpacing/>
            <w:jc w:val="thaiDistribute"/>
          </w:pPr>
        </w:pPrChange>
      </w:pPr>
      <w:r>
        <w:rPr>
          <w:rFonts w:ascii="Browallia New" w:hAnsi="Browallia New" w:cs="Browallia New"/>
          <w:spacing w:val="-2"/>
          <w:sz w:val="30"/>
          <w:szCs w:val="30"/>
        </w:rPr>
        <w:lastRenderedPageBreak/>
        <w:t>7</w:t>
      </w:r>
      <w:r>
        <w:rPr>
          <w:rFonts w:ascii="Browallia New" w:hAnsi="Browallia New" w:cs="Browallia New"/>
          <w:spacing w:val="-2"/>
          <w:sz w:val="30"/>
          <w:szCs w:val="30"/>
          <w:cs/>
        </w:rPr>
        <w:t>.</w:t>
      </w:r>
      <w:r>
        <w:rPr>
          <w:rFonts w:ascii="Browallia New" w:hAnsi="Browallia New" w:cs="Browallia New"/>
          <w:spacing w:val="-2"/>
          <w:sz w:val="30"/>
          <w:szCs w:val="30"/>
        </w:rPr>
        <w:t>7</w:t>
      </w:r>
      <w:r>
        <w:rPr>
          <w:rFonts w:ascii="Browallia New" w:hAnsi="Browallia New" w:cs="Browallia New" w:hint="cs"/>
          <w:spacing w:val="-2"/>
          <w:sz w:val="30"/>
          <w:szCs w:val="30"/>
          <w:cs/>
        </w:rPr>
        <w:t xml:space="preserve">  สัญญาฉบับนี้ไม่อาจแก้ไขเพิ่มเติมได้ เว้นแต่คู่สัญญาทั้งสองฝ่ายตกลงยินยอมและทำเป็นลายลักษณ์อักษร   ลงนามโดยบุคคลผู้มีอำนาจผูกพันของแต่ละคู่สัญญา</w:t>
      </w:r>
    </w:p>
    <w:p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28"/>
        </w:rPr>
      </w:pPr>
      <w:r>
        <w:rPr>
          <w:rFonts w:ascii="Browallia New" w:hAnsi="Browallia New" w:cs="Browallia New"/>
          <w:spacing w:val="-2"/>
          <w:sz w:val="30"/>
          <w:szCs w:val="30"/>
          <w:u w:val="single"/>
        </w:rPr>
        <w:t xml:space="preserve">7.8  สัญญาฉบับนี้อยู่ภายใต้บังคับของกฎหมายไทย และคู่สัญญาตกลงให้ศาลไทยที่มีเขตอำนาจเป็นผู้มีอำนาจพิจารณาพิพากษาข้อพิพาทที่เกิดขึ้นจากหรือเกี่ยวเนื่องกับสัญญานี้</w:t>
      </w:r>
    </w:p>
    <w:p>
      <w:pPr>
        <w:tabs>
          <w:tab w:val="left" w:pos="0"/>
        </w:tabs>
        <w:spacing w:before="240"/>
        <w:ind w:left="851" w:hanging="425"/>
        <w:contextualSpacing/>
        <w:jc w:val="thaiDistribute"/>
        <w:rPr>
          <w:rFonts w:ascii="Browallia New" w:hAnsi="Browallia New" w:cs="Browallia New"/>
          <w:spacing w:val="-2"/>
          <w:sz w:val="28"/>
        </w:rPr>
      </w:pPr>
      <w:r>
        <w:rPr>
          <w:rFonts w:ascii="Browallia New" w:hAnsi="Browallia New" w:cs="Browallia New"/>
          <w:spacing w:val="-2"/>
          <w:sz w:val="30"/>
          <w:szCs w:val="30"/>
          <w:u w:val="single"/>
        </w:rPr>
        <w:t xml:space="preserve">7.9  บริษัท บางจากฯ (มหาชน) รับรองว่ามีสิทธิและอำนาจที่จะเปิดเผยข้อมูลที่เป็นความลับ (รวมถึงข้อมูลของบุคคลอื่น) ให้แก่ผู้รับข้อมูลเพื่อวัตถุประสงค์ตามสัญญานี้</w:t>
      </w:r>
    </w:p>
    <w:p w14:paraId="0CF6B6AF" w14:textId="77777777" w:rsidR="00D3775B" w:rsidRDefault="004E08EA" w:rsidP="00B735AE">
      <w:pPr>
        <w:tabs>
          <w:tab w:val="left" w:pos="360"/>
        </w:tabs>
        <w:ind w:firstLine="360"/>
        <w:jc w:val="thaiDistribute"/>
        <w:rPr>
          <w:rFonts w:ascii="Browallia New" w:hAnsi="Browallia New" w:cs="Browallia New"/>
          <w:sz w:val="30"/>
          <w:szCs w:val="30"/>
        </w:rPr>
      </w:pPr>
      <w:r>
        <w:rPr>
          <w:rFonts w:ascii="Browallia New" w:hAnsi="Browallia New" w:cs="Browallia New" w:hint="cs"/>
          <w:sz w:val="30"/>
          <w:szCs w:val="30"/>
          <w:cs/>
        </w:rPr>
        <w:tab/>
      </w:r>
      <w:r>
        <w:rPr>
          <w:rFonts w:ascii="Browallia New" w:hAnsi="Browallia New" w:cs="Browallia New"/>
          <w:sz w:val="30"/>
          <w:szCs w:val="30"/>
          <w:cs/>
        </w:rPr>
        <w:t xml:space="preserve">สัญญานี้ทำขึ้นสองฉบับ แต่ละฉบับมีข้อความถูกต้องตรงกัน ทั้งสองฝ่ายได้อ่านและเข้าใจข้อความโดยตลอดแล้วจึงลงลายมือชื่อพร้อมทั้งประทับตรา (ถ้ามี) ไว้เป็นสำคัญต่อหน้าพยานและเก็บไว้ฝ่ายละฉบับ  </w:t>
      </w:r>
    </w:p>
    <w:p w14:paraId="6FCB18AF" w14:textId="77777777" w:rsidR="00C415EB" w:rsidRPr="005C5362" w:rsidRDefault="00C415EB" w:rsidP="00B735AE">
      <w:pPr>
        <w:ind w:firstLine="720"/>
        <w:jc w:val="both"/>
        <w:rPr>
          <w:rFonts w:ascii="Browallia New" w:hAnsi="Browallia New" w:cs="Browallia New"/>
          <w:sz w:val="30"/>
          <w:szCs w:val="30"/>
        </w:rPr>
      </w:pPr>
    </w:p>
    <w:tbl>
      <w:tblPr>
        <w:tblW w:w="9648" w:type="dxa"/>
        <w:tblLayout w:type="fixed"/>
        <w:tblLook w:val="0000" w:firstRow="0" w:lastRow="0" w:firstColumn="0" w:lastColumn="0" w:noHBand="0" w:noVBand="0"/>
      </w:tblPr>
      <w:tblGrid>
        <w:gridCol w:w="4518"/>
        <w:gridCol w:w="5130"/>
      </w:tblGrid>
      <w:tr w:rsidR="00461571" w:rsidRPr="005C5362" w14:paraId="2A2348A1" w14:textId="77777777" w:rsidTr="00BB2FE5">
        <w:tc>
          <w:tcPr>
            <w:tcW w:w="4518" w:type="dxa"/>
          </w:tcPr>
          <w:p w14:paraId="5D7EEBDB" w14:textId="77777777" w:rsidR="00461571" w:rsidRPr="005C5362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b/>
                <w:bCs/>
                <w:sz w:val="30"/>
                <w:szCs w:val="30"/>
              </w:rPr>
            </w:pPr>
            <w:r>
              <w:rPr>
                <w:rFonts w:ascii="Browallia New" w:hAnsi="Browallia New" w:cs="Browallia New"/>
                <w:b/>
                <w:bCs/>
                <w:sz w:val="30"/>
                <w:szCs w:val="30"/>
                <w:cs/>
              </w:rPr>
              <w:t>บริษัท บางจาก</w:t>
            </w:r>
            <w:r>
              <w:rPr>
                <w:rFonts w:ascii="Browallia New" w:hAnsi="Browallia New" w:cs="Browallia New" w:hint="cs"/>
                <w:b/>
                <w:bCs/>
                <w:sz w:val="30"/>
                <w:szCs w:val="30"/>
                <w:cs/>
              </w:rPr>
              <w:t xml:space="preserve"> คอร์ปอเรชั่น </w:t>
            </w:r>
            <w:r>
              <w:rPr>
                <w:rFonts w:ascii="Browallia New" w:hAnsi="Browallia New" w:cs="Browallia New"/>
                <w:b/>
                <w:bCs/>
                <w:sz w:val="30"/>
                <w:szCs w:val="30"/>
                <w:cs/>
              </w:rPr>
              <w:t>จำกัด (มหาชน)</w:t>
            </w:r>
          </w:p>
          <w:p w14:paraId="692B1B2E" w14:textId="77777777" w:rsidR="00461571" w:rsidRDefault="00461571" w:rsidP="00B735AE">
            <w:pPr>
              <w:ind w:right="-199"/>
              <w:rPr>
                <w:rFonts w:ascii="Browallia New" w:hAnsi="Browallia New" w:cs="Browallia New"/>
                <w:sz w:val="30"/>
                <w:szCs w:val="30"/>
              </w:rPr>
            </w:pPr>
          </w:p>
          <w:p w14:paraId="35BE9FC2" w14:textId="77777777" w:rsidR="005C5362" w:rsidRPr="005C5362" w:rsidRDefault="005C5362" w:rsidP="00B735AE">
            <w:pPr>
              <w:ind w:right="-199"/>
              <w:rPr>
                <w:rFonts w:ascii="Browallia New" w:hAnsi="Browallia New" w:cs="Browallia New"/>
                <w:sz w:val="30"/>
                <w:szCs w:val="30"/>
              </w:rPr>
            </w:pPr>
          </w:p>
        </w:tc>
        <w:tc>
          <w:tcPr>
            <w:tcW w:w="5130" w:type="dxa"/>
          </w:tcPr>
          <w:p w14:paraId="6D03AC77" w14:textId="7168F55E" w:rsidR="00021080" w:rsidRPr="005C5362" w:rsidRDefault="00021080" w:rsidP="00B735AE">
            <w:pPr>
              <w:ind w:right="-199"/>
              <w:jc w:val="center"/>
              <w:rPr>
                <w:rFonts w:ascii="Browallia New" w:hAnsi="Browallia New" w:cs="Browallia New"/>
                <w:b/>
                <w:bCs/>
                <w:sz w:val="30"/>
                <w:szCs w:val="30"/>
                <w:cs/>
              </w:rPr>
            </w:pPr>
            <w:r>
              <w:rPr>
                <w:rFonts w:ascii="Browallia New" w:hAnsi="Browallia New" w:cs="Browallia New"/>
                <w:b/>
                <w:bCs/>
                <w:sz w:val="30"/>
                <w:szCs w:val="30"/>
                <w:cs/>
              </w:rPr>
              <w:t xml:space="preserve">บริษัท </w:t>
            </w:r>
            <w:ins w:id="64" w:author="Korrawat Sutthinawaphan (KSN)" w:date="2026-09-22T14:54:00Z" w16du:dateUtc="2026-09-22T07:54:00Z">
              <w:r>
                <w:rPr>
                  <w:rFonts w:ascii="Browallia New" w:hAnsi="Browallia New" w:cs="Browallia New" w:hint="cs"/>
                  <w:b/>
                  <w:bCs/>
                  <w:sz w:val="30"/>
                  <w:szCs w:val="30"/>
                  <w:cs/>
                </w:rPr>
                <w:t>สถาปนิกชุมชนและสิ่งแวดล้อม อาศรมศิลป์ จำกัด</w:t>
              </w:r>
            </w:ins>
            <w:del w:id="65" w:author="Korrawat Sutthinawaphan (KSN)" w:date="2026-09-22T14:53:00Z" w16du:dateUtc="2026-09-22T07:53:00Z">
              <w:r>
                <w:rPr>
                  <w:rFonts w:ascii="Browallia New" w:hAnsi="Browallia New" w:cs="Browallia New" w:hint="cs"/>
                  <w:b/>
                  <w:bCs/>
                  <w:sz w:val="30"/>
                  <w:szCs w:val="30"/>
                  <w:cs/>
                </w:rPr>
                <w:delText>.............................................................</w:delText>
              </w:r>
            </w:del>
          </w:p>
          <w:p w14:paraId="40FC4D03" w14:textId="77777777" w:rsidR="00461571" w:rsidRPr="00021080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</w:p>
        </w:tc>
      </w:tr>
      <w:tr w:rsidR="00461571" w:rsidRPr="005C5362" w14:paraId="7964D08C" w14:textId="77777777" w:rsidTr="00BB2FE5">
        <w:tc>
          <w:tcPr>
            <w:tcW w:w="4518" w:type="dxa"/>
          </w:tcPr>
          <w:p w14:paraId="26A6087B" w14:textId="77777777" w:rsidR="00461571" w:rsidRPr="005C5362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  <w:cs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ลงชื่อ</w:t>
            </w:r>
            <w:r>
              <w:rPr>
                <w:rFonts w:ascii="Browallia New" w:hAnsi="Browallia New" w:cs="Browallia New"/>
                <w:sz w:val="30"/>
                <w:szCs w:val="30"/>
              </w:rPr>
              <w:t>___________________________</w:t>
            </w:r>
            <w:r>
              <w:rPr>
                <w:rFonts w:ascii="Browallia New" w:hAnsi="Browallia New" w:cs="Browallia New" w:hint="cs"/>
                <w:sz w:val="30"/>
                <w:szCs w:val="30"/>
                <w:cs/>
              </w:rPr>
              <w:t>ผู้ให้ข้อมูล</w:t>
            </w:r>
          </w:p>
        </w:tc>
        <w:tc>
          <w:tcPr>
            <w:tcW w:w="5130" w:type="dxa"/>
          </w:tcPr>
          <w:p w14:paraId="4AA00ECE" w14:textId="77777777" w:rsidR="00461571" w:rsidRPr="005C5362" w:rsidRDefault="00BB2FE5" w:rsidP="00B735AE">
            <w:pPr>
              <w:tabs>
                <w:tab w:val="left" w:pos="342"/>
                <w:tab w:val="left" w:pos="4395"/>
              </w:tabs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  <w:r>
              <w:rPr>
                <w:rFonts w:ascii="Browallia New" w:hAnsi="Browallia New" w:cs="Browallia New" w:hint="cs"/>
                <w:sz w:val="30"/>
                <w:szCs w:val="30"/>
                <w:cs/>
              </w:rPr>
              <w:tab/>
            </w:r>
            <w:r>
              <w:rPr>
                <w:rFonts w:ascii="Browallia New" w:hAnsi="Browallia New" w:cs="Browallia New"/>
                <w:sz w:val="30"/>
                <w:szCs w:val="30"/>
                <w:cs/>
              </w:rPr>
              <w:t>ลงชื่อ</w:t>
            </w:r>
            <w:r>
              <w:rPr>
                <w:rFonts w:ascii="Browallia New" w:hAnsi="Browallia New" w:cs="Browallia New"/>
                <w:sz w:val="30"/>
                <w:szCs w:val="30"/>
                <w:u w:val="single"/>
                <w:cs/>
              </w:rPr>
              <w:t xml:space="preserve">                                              </w:t>
            </w:r>
            <w:r>
              <w:rPr>
                <w:rFonts w:ascii="Browallia New" w:hAnsi="Browallia New" w:cs="Browallia New"/>
                <w:sz w:val="30"/>
                <w:szCs w:val="30"/>
                <w:cs/>
              </w:rPr>
              <w:t xml:space="preserve"> ผู้รับข้อมูล</w:t>
            </w:r>
          </w:p>
        </w:tc>
      </w:tr>
      <w:tr w:rsidR="00461571" w:rsidRPr="005C5362" w14:paraId="12AD3628" w14:textId="77777777" w:rsidTr="00BB2FE5">
        <w:tc>
          <w:tcPr>
            <w:tcW w:w="4518" w:type="dxa"/>
          </w:tcPr>
          <w:p w14:paraId="2BA1714A" w14:textId="77777777" w:rsidR="00C415EB" w:rsidRPr="005C5362" w:rsidRDefault="00BB2FE5" w:rsidP="00B735AE">
            <w:pPr>
              <w:tabs>
                <w:tab w:val="left" w:pos="270"/>
              </w:tabs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(………………………………)</w:t>
            </w:r>
          </w:p>
          <w:p w14:paraId="6B83E30C" w14:textId="77777777" w:rsidR="00461571" w:rsidRDefault="00461571" w:rsidP="00B735AE">
            <w:pPr>
              <w:tabs>
                <w:tab w:val="left" w:pos="270"/>
              </w:tabs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</w:p>
          <w:p w14:paraId="3DAA21EB" w14:textId="77777777" w:rsidR="005C5362" w:rsidRPr="005C5362" w:rsidRDefault="005C5362" w:rsidP="00B735AE">
            <w:pPr>
              <w:tabs>
                <w:tab w:val="left" w:pos="270"/>
              </w:tabs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</w:p>
        </w:tc>
        <w:tc>
          <w:tcPr>
            <w:tcW w:w="5130" w:type="dxa"/>
          </w:tcPr>
          <w:p w14:paraId="42E41734" w14:textId="77777777" w:rsidR="00461571" w:rsidRPr="005C5362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(</w:t>
            </w:r>
            <w:r>
              <w:rPr>
                <w:rFonts w:ascii="Browallia New" w:hAnsi="Browallia New" w:cs="Browallia New" w:hint="cs"/>
                <w:sz w:val="30"/>
                <w:szCs w:val="30"/>
                <w:cs/>
              </w:rPr>
              <w:t>...........................................................</w:t>
            </w:r>
            <w:r>
              <w:rPr>
                <w:rFonts w:ascii="Browallia New" w:hAnsi="Browallia New" w:cs="Browallia New"/>
                <w:sz w:val="30"/>
                <w:szCs w:val="30"/>
                <w:cs/>
              </w:rPr>
              <w:t>)</w:t>
            </w:r>
          </w:p>
          <w:p w14:paraId="435AEFC5" w14:textId="77777777" w:rsidR="00461571" w:rsidRPr="005C5362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color w:val="0000FF"/>
                <w:sz w:val="30"/>
                <w:szCs w:val="30"/>
              </w:rPr>
            </w:pPr>
          </w:p>
        </w:tc>
      </w:tr>
      <w:tr w:rsidR="00461571" w:rsidRPr="005C5362" w14:paraId="139021C6" w14:textId="77777777" w:rsidTr="00BB2FE5">
        <w:trPr>
          <w:trHeight w:val="75"/>
        </w:trPr>
        <w:tc>
          <w:tcPr>
            <w:tcW w:w="4518" w:type="dxa"/>
          </w:tcPr>
          <w:p w14:paraId="1A034AFD" w14:textId="77777777" w:rsidR="00461571" w:rsidRPr="005C5362" w:rsidRDefault="00461571" w:rsidP="00B735AE">
            <w:pPr>
              <w:tabs>
                <w:tab w:val="left" w:pos="270"/>
              </w:tabs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  <w:cs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ลงชื่อ</w:t>
            </w:r>
            <w:r>
              <w:rPr>
                <w:rFonts w:ascii="Browallia New" w:hAnsi="Browallia New" w:cs="Browallia New"/>
                <w:sz w:val="30"/>
                <w:szCs w:val="30"/>
              </w:rPr>
              <w:t>_____________________________</w:t>
            </w:r>
            <w:r>
              <w:rPr>
                <w:rFonts w:ascii="Browallia New" w:hAnsi="Browallia New" w:cs="Browallia New"/>
                <w:sz w:val="30"/>
                <w:szCs w:val="30"/>
                <w:cs/>
              </w:rPr>
              <w:t>พยาน</w:t>
            </w:r>
          </w:p>
        </w:tc>
        <w:tc>
          <w:tcPr>
            <w:tcW w:w="5130" w:type="dxa"/>
          </w:tcPr>
          <w:p w14:paraId="0B609711" w14:textId="77777777" w:rsidR="00461571" w:rsidRPr="005C5362" w:rsidRDefault="00BB2FE5" w:rsidP="00B735AE">
            <w:pPr>
              <w:tabs>
                <w:tab w:val="left" w:pos="522"/>
              </w:tabs>
              <w:ind w:right="-199"/>
              <w:rPr>
                <w:rFonts w:ascii="Browallia New" w:hAnsi="Browallia New" w:cs="Browallia New"/>
                <w:sz w:val="30"/>
                <w:szCs w:val="30"/>
                <w:cs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ab/>
              <w:t>ลงชื่อ</w:t>
            </w:r>
            <w:r>
              <w:rPr>
                <w:rFonts w:ascii="Browallia New" w:hAnsi="Browallia New" w:cs="Browallia New"/>
                <w:sz w:val="30"/>
                <w:szCs w:val="30"/>
              </w:rPr>
              <w:t>_____________________________</w:t>
            </w:r>
            <w:r>
              <w:rPr>
                <w:rFonts w:ascii="Browallia New" w:hAnsi="Browallia New" w:cs="Browallia New"/>
                <w:sz w:val="30"/>
                <w:szCs w:val="30"/>
                <w:cs/>
              </w:rPr>
              <w:t>พยาน</w:t>
            </w:r>
          </w:p>
        </w:tc>
      </w:tr>
      <w:tr w:rsidR="00461571" w:rsidRPr="005C5362" w14:paraId="59C32E17" w14:textId="77777777" w:rsidTr="00BB2FE5">
        <w:trPr>
          <w:trHeight w:val="529"/>
        </w:trPr>
        <w:tc>
          <w:tcPr>
            <w:tcW w:w="4518" w:type="dxa"/>
          </w:tcPr>
          <w:p w14:paraId="1B6C5E0E" w14:textId="77777777" w:rsidR="00461571" w:rsidRDefault="00BB2FE5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(………………………………)</w:t>
            </w:r>
          </w:p>
          <w:p w14:paraId="2761109C" w14:textId="77777777" w:rsidR="003E2321" w:rsidRPr="005C5362" w:rsidRDefault="003E2321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  <w:cs/>
              </w:rPr>
            </w:pPr>
          </w:p>
        </w:tc>
        <w:tc>
          <w:tcPr>
            <w:tcW w:w="5130" w:type="dxa"/>
          </w:tcPr>
          <w:p w14:paraId="51C6FC20" w14:textId="77777777" w:rsidR="00461571" w:rsidRPr="005C5362" w:rsidRDefault="00461571" w:rsidP="00B735AE">
            <w:pPr>
              <w:ind w:right="-199"/>
              <w:jc w:val="center"/>
              <w:rPr>
                <w:rFonts w:ascii="Browallia New" w:hAnsi="Browallia New" w:cs="Browallia New"/>
                <w:sz w:val="30"/>
                <w:szCs w:val="30"/>
              </w:rPr>
            </w:pPr>
            <w:r>
              <w:rPr>
                <w:rFonts w:ascii="Browallia New" w:hAnsi="Browallia New" w:cs="Browallia New"/>
                <w:sz w:val="30"/>
                <w:szCs w:val="30"/>
                <w:cs/>
              </w:rPr>
              <w:t>(………………………………)</w:t>
            </w:r>
          </w:p>
        </w:tc>
      </w:tr>
    </w:tbl>
    <w:p w14:paraId="2FCC19B9" w14:textId="77777777" w:rsidR="006B3630" w:rsidRPr="005C5362" w:rsidRDefault="006B3630" w:rsidP="00B735AE">
      <w:pPr>
        <w:jc w:val="both"/>
        <w:rPr>
          <w:rFonts w:ascii="Browallia New" w:hAnsi="Browallia New" w:cs="Browallia New"/>
        </w:rPr>
      </w:pPr>
    </w:p>
    <w:sectPr w:rsidR="006B3630" w:rsidRPr="005C5362" w:rsidSect="003532BC">
      <w:headerReference w:type="even" r:id="rId11"/>
      <w:footerReference w:type="even" r:id="rId12"/>
      <w:footerReference w:type="default" r:id="rId13"/>
      <w:pgSz w:w="11906" w:h="16838"/>
      <w:pgMar w:top="899" w:right="1106" w:bottom="36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4D8A" w14:textId="77777777" w:rsidR="0055756A" w:rsidRDefault="0055756A">
      <w:r>
        <w:separator/>
      </w:r>
    </w:p>
  </w:endnote>
  <w:endnote w:type="continuationSeparator" w:id="0">
    <w:p w14:paraId="74FE364D" w14:textId="77777777" w:rsidR="0055756A" w:rsidRDefault="00557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DC1F" w14:textId="77777777" w:rsidR="0032500C" w:rsidRDefault="00710805" w:rsidP="005C53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32500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0A6110" w14:textId="77777777" w:rsidR="0032500C" w:rsidRDefault="0032500C" w:rsidP="0032500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F68F0" w14:textId="77777777" w:rsidR="005C5362" w:rsidRPr="00D852E4" w:rsidRDefault="00710805" w:rsidP="001C7CA0">
    <w:pPr>
      <w:pStyle w:val="Footer"/>
      <w:framePr w:wrap="around" w:vAnchor="text" w:hAnchor="margin" w:xAlign="right" w:y="1"/>
      <w:rPr>
        <w:rStyle w:val="PageNumber"/>
        <w:rFonts w:ascii="Cordia New" w:hAnsi="Cordia New" w:cs="Cordia New"/>
      </w:rPr>
    </w:pPr>
    <w:r w:rsidRPr="00D852E4">
      <w:rPr>
        <w:rStyle w:val="PageNumber"/>
        <w:rFonts w:ascii="Cordia New" w:hAnsi="Cordia New" w:cs="Cordia New"/>
      </w:rPr>
      <w:fldChar w:fldCharType="begin"/>
    </w:r>
    <w:r w:rsidR="005C5362" w:rsidRPr="00D852E4">
      <w:rPr>
        <w:rStyle w:val="PageNumber"/>
        <w:rFonts w:ascii="Cordia New" w:hAnsi="Cordia New" w:cs="Cordia New"/>
      </w:rPr>
      <w:instrText xml:space="preserve">PAGE  </w:instrText>
    </w:r>
    <w:r w:rsidRPr="00D852E4">
      <w:rPr>
        <w:rStyle w:val="PageNumber"/>
        <w:rFonts w:ascii="Cordia New" w:hAnsi="Cordia New" w:cs="Cordia New"/>
      </w:rPr>
      <w:fldChar w:fldCharType="separate"/>
    </w:r>
    <w:r w:rsidR="00AF1B7B">
      <w:rPr>
        <w:rStyle w:val="PageNumber"/>
        <w:rFonts w:ascii="Cordia New" w:hAnsi="Cordia New" w:cs="Cordia New"/>
        <w:noProof/>
      </w:rPr>
      <w:t>1</w:t>
    </w:r>
    <w:r w:rsidRPr="00D852E4">
      <w:rPr>
        <w:rStyle w:val="PageNumber"/>
        <w:rFonts w:ascii="Cordia New" w:hAnsi="Cordia New" w:cs="Cordia New"/>
      </w:rPr>
      <w:fldChar w:fldCharType="end"/>
    </w:r>
  </w:p>
  <w:p w14:paraId="0189A7F1" w14:textId="77777777" w:rsidR="0032500C" w:rsidRDefault="00C415EB" w:rsidP="00C415EB">
    <w:pPr>
      <w:pStyle w:val="Footer"/>
      <w:tabs>
        <w:tab w:val="left" w:pos="3795"/>
      </w:tabs>
      <w:ind w:left="-360" w:right="360"/>
      <w:rPr>
        <w:rFonts w:ascii="Cordia New" w:hAnsi="Cordia New" w:cs="Cordia New"/>
        <w:sz w:val="32"/>
        <w:szCs w:val="32"/>
      </w:rPr>
    </w:pPr>
    <w:r>
      <w:rPr>
        <w:rFonts w:ascii="Cordia New" w:hAnsi="Cordia New" w:cs="Cordia New"/>
        <w:sz w:val="32"/>
        <w:szCs w:val="32"/>
        <w:cs/>
      </w:rPr>
      <w:tab/>
    </w:r>
    <w:r>
      <w:rPr>
        <w:rFonts w:ascii="Cordia New" w:hAnsi="Cordia New" w:cs="Cordia New"/>
        <w:sz w:val="32"/>
        <w:szCs w:val="32"/>
        <w:cs/>
      </w:rPr>
      <w:tab/>
    </w:r>
  </w:p>
  <w:p w14:paraId="18FC797B" w14:textId="77777777" w:rsidR="00D80A8A" w:rsidRDefault="00D80A8A" w:rsidP="0032500C">
    <w:pPr>
      <w:pStyle w:val="Footer"/>
      <w:ind w:left="-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87E40" w14:textId="77777777" w:rsidR="0055756A" w:rsidRDefault="0055756A">
      <w:r>
        <w:separator/>
      </w:r>
    </w:p>
  </w:footnote>
  <w:footnote w:type="continuationSeparator" w:id="0">
    <w:p w14:paraId="183A3AE4" w14:textId="77777777" w:rsidR="0055756A" w:rsidRDefault="00557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4E42" w14:textId="77777777" w:rsidR="002D2AAB" w:rsidRDefault="00710805" w:rsidP="001B29D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D2AA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5D237A" w14:textId="77777777" w:rsidR="002D2AAB" w:rsidRDefault="002D2AAB" w:rsidP="002D2AAB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0F6"/>
    <w:multiLevelType w:val="hybridMultilevel"/>
    <w:tmpl w:val="03A40B80"/>
    <w:lvl w:ilvl="0" w:tplc="866E9B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32"/>
        <w:szCs w:val="32"/>
      </w:rPr>
    </w:lvl>
    <w:lvl w:ilvl="1" w:tplc="D48C7602">
      <w:start w:val="1"/>
      <w:numFmt w:val="decimal"/>
      <w:lvlText w:val="(%2)"/>
      <w:lvlJc w:val="left"/>
      <w:pPr>
        <w:tabs>
          <w:tab w:val="num" w:pos="1800"/>
        </w:tabs>
        <w:ind w:left="1800" w:hanging="360"/>
      </w:pPr>
      <w:rPr>
        <w:rFonts w:hint="default"/>
        <w:sz w:val="32"/>
        <w:szCs w:val="3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5C6FAE"/>
    <w:multiLevelType w:val="multilevel"/>
    <w:tmpl w:val="76AC14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2404E4D"/>
    <w:multiLevelType w:val="hybridMultilevel"/>
    <w:tmpl w:val="B55E821E"/>
    <w:lvl w:ilvl="0" w:tplc="FD86B314">
      <w:start w:val="1"/>
      <w:numFmt w:val="thaiLetters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5337A1"/>
    <w:multiLevelType w:val="multilevel"/>
    <w:tmpl w:val="3D542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4" w15:restartNumberingAfterBreak="0">
    <w:nsid w:val="18621D21"/>
    <w:multiLevelType w:val="multilevel"/>
    <w:tmpl w:val="B4A00C30"/>
    <w:lvl w:ilvl="0">
      <w:start w:val="4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860"/>
        </w:tabs>
        <w:ind w:left="1860" w:hanging="114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580"/>
        </w:tabs>
        <w:ind w:left="258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00"/>
        </w:tabs>
        <w:ind w:left="330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0"/>
        </w:tabs>
        <w:ind w:left="402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40"/>
        </w:tabs>
        <w:ind w:left="4740" w:hanging="11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5" w15:restartNumberingAfterBreak="0">
    <w:nsid w:val="42B02BF0"/>
    <w:multiLevelType w:val="multilevel"/>
    <w:tmpl w:val="44BE93F8"/>
    <w:lvl w:ilvl="0">
      <w:start w:val="4"/>
      <w:numFmt w:val="decimal"/>
      <w:lvlText w:val="%1"/>
      <w:lvlJc w:val="left"/>
      <w:pPr>
        <w:tabs>
          <w:tab w:val="num" w:pos="1140"/>
        </w:tabs>
        <w:ind w:left="1140" w:hanging="11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860"/>
        </w:tabs>
        <w:ind w:left="1860" w:hanging="11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80"/>
        </w:tabs>
        <w:ind w:left="2580" w:hanging="11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00"/>
        </w:tabs>
        <w:ind w:left="330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020"/>
        </w:tabs>
        <w:ind w:left="402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40"/>
        </w:tabs>
        <w:ind w:left="4740" w:hanging="11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478E4DF2"/>
    <w:multiLevelType w:val="multilevel"/>
    <w:tmpl w:val="FFCE0C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2A04122"/>
    <w:multiLevelType w:val="multilevel"/>
    <w:tmpl w:val="A2F4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331F0C"/>
    <w:multiLevelType w:val="multilevel"/>
    <w:tmpl w:val="E792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81942370">
    <w:abstractNumId w:val="2"/>
  </w:num>
  <w:num w:numId="2" w16cid:durableId="1347708502">
    <w:abstractNumId w:val="0"/>
  </w:num>
  <w:num w:numId="3" w16cid:durableId="1333021646">
    <w:abstractNumId w:val="8"/>
  </w:num>
  <w:num w:numId="4" w16cid:durableId="84351211">
    <w:abstractNumId w:val="7"/>
  </w:num>
  <w:num w:numId="5" w16cid:durableId="914509890">
    <w:abstractNumId w:val="4"/>
  </w:num>
  <w:num w:numId="6" w16cid:durableId="2043819579">
    <w:abstractNumId w:val="5"/>
  </w:num>
  <w:num w:numId="7" w16cid:durableId="1820878734">
    <w:abstractNumId w:val="1"/>
  </w:num>
  <w:num w:numId="8" w16cid:durableId="50856925">
    <w:abstractNumId w:val="3"/>
  </w:num>
  <w:num w:numId="9" w16cid:durableId="1745881506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orrawat Sutthinawaphan (KSN)">
    <w15:presenceInfo w15:providerId="AD" w15:userId="S::Korrawat@bangchak.co.th::c9106dc1-d7da-4fd9-9ab3-f993350d577e"/>
  </w15:person>
  <w15:person w15:author="Pom">
    <w15:presenceInfo w15:providerId="None" w15:userId="Po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trackedChanges" w:enforcement="1" w:cryptProviderType="rsaAES" w:cryptAlgorithmClass="hash" w:cryptAlgorithmType="typeAny" w:cryptAlgorithmSid="14" w:cryptSpinCount="100000" w:hash="MV0oEbI+uo4OTRTd7T1UYtFvrNTM+NmcDIY2rx+FDk1Bb2XZvKylQjSk8oFYBKlUx+Y7AR0ZJtd/81baZpEWnw==" w:salt="V33asx896OmatLtqcg7czA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984"/>
    <w:rsid w:val="00007DCB"/>
    <w:rsid w:val="000149B5"/>
    <w:rsid w:val="00021080"/>
    <w:rsid w:val="00030A47"/>
    <w:rsid w:val="000650FC"/>
    <w:rsid w:val="00066EAB"/>
    <w:rsid w:val="00074B7C"/>
    <w:rsid w:val="00075416"/>
    <w:rsid w:val="00076AC2"/>
    <w:rsid w:val="00083B8B"/>
    <w:rsid w:val="000956AA"/>
    <w:rsid w:val="000E312D"/>
    <w:rsid w:val="000E73DF"/>
    <w:rsid w:val="000F1DD0"/>
    <w:rsid w:val="001017EA"/>
    <w:rsid w:val="00105908"/>
    <w:rsid w:val="00114264"/>
    <w:rsid w:val="00125262"/>
    <w:rsid w:val="00126517"/>
    <w:rsid w:val="001317AE"/>
    <w:rsid w:val="00162DE8"/>
    <w:rsid w:val="0018591E"/>
    <w:rsid w:val="001A593E"/>
    <w:rsid w:val="001A61BE"/>
    <w:rsid w:val="001B29D6"/>
    <w:rsid w:val="001C09EA"/>
    <w:rsid w:val="001C7CA0"/>
    <w:rsid w:val="001F06AD"/>
    <w:rsid w:val="001F78AE"/>
    <w:rsid w:val="002006AE"/>
    <w:rsid w:val="0024232D"/>
    <w:rsid w:val="00251FC5"/>
    <w:rsid w:val="0026556A"/>
    <w:rsid w:val="002957DC"/>
    <w:rsid w:val="002C552A"/>
    <w:rsid w:val="002D2AAB"/>
    <w:rsid w:val="002E3860"/>
    <w:rsid w:val="00304C46"/>
    <w:rsid w:val="00305BC9"/>
    <w:rsid w:val="003118EF"/>
    <w:rsid w:val="00321A82"/>
    <w:rsid w:val="0032500C"/>
    <w:rsid w:val="00325042"/>
    <w:rsid w:val="00344B1B"/>
    <w:rsid w:val="00346077"/>
    <w:rsid w:val="00347743"/>
    <w:rsid w:val="00351C88"/>
    <w:rsid w:val="003532BC"/>
    <w:rsid w:val="0035441E"/>
    <w:rsid w:val="00360984"/>
    <w:rsid w:val="00383A01"/>
    <w:rsid w:val="00383BD5"/>
    <w:rsid w:val="003858F7"/>
    <w:rsid w:val="0039668C"/>
    <w:rsid w:val="003B55F0"/>
    <w:rsid w:val="003C153A"/>
    <w:rsid w:val="003D20BE"/>
    <w:rsid w:val="003E2321"/>
    <w:rsid w:val="00402081"/>
    <w:rsid w:val="0045486E"/>
    <w:rsid w:val="00456054"/>
    <w:rsid w:val="00461571"/>
    <w:rsid w:val="004E08EA"/>
    <w:rsid w:val="004E1A1B"/>
    <w:rsid w:val="004E545F"/>
    <w:rsid w:val="005155FD"/>
    <w:rsid w:val="00523CFA"/>
    <w:rsid w:val="00540E7B"/>
    <w:rsid w:val="0055602F"/>
    <w:rsid w:val="00556F87"/>
    <w:rsid w:val="0055756A"/>
    <w:rsid w:val="00575F7B"/>
    <w:rsid w:val="005851A4"/>
    <w:rsid w:val="005B7F6F"/>
    <w:rsid w:val="005C5362"/>
    <w:rsid w:val="005F05E0"/>
    <w:rsid w:val="005F315F"/>
    <w:rsid w:val="005F3AC0"/>
    <w:rsid w:val="00604D66"/>
    <w:rsid w:val="00630FE1"/>
    <w:rsid w:val="00636595"/>
    <w:rsid w:val="0065384B"/>
    <w:rsid w:val="00657978"/>
    <w:rsid w:val="006665A1"/>
    <w:rsid w:val="00687880"/>
    <w:rsid w:val="006B3630"/>
    <w:rsid w:val="006C5370"/>
    <w:rsid w:val="006F00DD"/>
    <w:rsid w:val="00706CDA"/>
    <w:rsid w:val="007077F5"/>
    <w:rsid w:val="00710805"/>
    <w:rsid w:val="00710DB9"/>
    <w:rsid w:val="00713D30"/>
    <w:rsid w:val="007146A5"/>
    <w:rsid w:val="00725A9B"/>
    <w:rsid w:val="00736D9B"/>
    <w:rsid w:val="00737EDD"/>
    <w:rsid w:val="00743D91"/>
    <w:rsid w:val="00755F78"/>
    <w:rsid w:val="007560A6"/>
    <w:rsid w:val="00786601"/>
    <w:rsid w:val="00795F75"/>
    <w:rsid w:val="007A3BD6"/>
    <w:rsid w:val="007E37A7"/>
    <w:rsid w:val="0080328B"/>
    <w:rsid w:val="00806959"/>
    <w:rsid w:val="008254A0"/>
    <w:rsid w:val="0086067C"/>
    <w:rsid w:val="00874CE7"/>
    <w:rsid w:val="0088336C"/>
    <w:rsid w:val="008A2DFE"/>
    <w:rsid w:val="008A534A"/>
    <w:rsid w:val="008D2AA7"/>
    <w:rsid w:val="008E7D0F"/>
    <w:rsid w:val="00923428"/>
    <w:rsid w:val="00926C6E"/>
    <w:rsid w:val="009353FD"/>
    <w:rsid w:val="00964405"/>
    <w:rsid w:val="00966C2C"/>
    <w:rsid w:val="009D1D5A"/>
    <w:rsid w:val="00A02A57"/>
    <w:rsid w:val="00A06100"/>
    <w:rsid w:val="00A40B55"/>
    <w:rsid w:val="00A532C6"/>
    <w:rsid w:val="00A62A3A"/>
    <w:rsid w:val="00A84061"/>
    <w:rsid w:val="00AB3878"/>
    <w:rsid w:val="00AC1302"/>
    <w:rsid w:val="00AC1949"/>
    <w:rsid w:val="00AE363B"/>
    <w:rsid w:val="00AF1B7B"/>
    <w:rsid w:val="00AF1BA7"/>
    <w:rsid w:val="00B02761"/>
    <w:rsid w:val="00B03152"/>
    <w:rsid w:val="00B0694E"/>
    <w:rsid w:val="00B11F55"/>
    <w:rsid w:val="00B16D6C"/>
    <w:rsid w:val="00B20E82"/>
    <w:rsid w:val="00B52AFF"/>
    <w:rsid w:val="00B735AE"/>
    <w:rsid w:val="00B848BE"/>
    <w:rsid w:val="00B850A6"/>
    <w:rsid w:val="00B875E8"/>
    <w:rsid w:val="00BB2FE5"/>
    <w:rsid w:val="00BC3BE4"/>
    <w:rsid w:val="00BE2857"/>
    <w:rsid w:val="00BF38C1"/>
    <w:rsid w:val="00BF6054"/>
    <w:rsid w:val="00C155B4"/>
    <w:rsid w:val="00C1666C"/>
    <w:rsid w:val="00C415EB"/>
    <w:rsid w:val="00C466BF"/>
    <w:rsid w:val="00C46949"/>
    <w:rsid w:val="00C62EB2"/>
    <w:rsid w:val="00C6684F"/>
    <w:rsid w:val="00C846DC"/>
    <w:rsid w:val="00C8790D"/>
    <w:rsid w:val="00C90397"/>
    <w:rsid w:val="00C90AAF"/>
    <w:rsid w:val="00CA67FD"/>
    <w:rsid w:val="00CB3179"/>
    <w:rsid w:val="00CB4C09"/>
    <w:rsid w:val="00CC2967"/>
    <w:rsid w:val="00D22EDB"/>
    <w:rsid w:val="00D32AED"/>
    <w:rsid w:val="00D3775B"/>
    <w:rsid w:val="00D70B63"/>
    <w:rsid w:val="00D71A4D"/>
    <w:rsid w:val="00D742EC"/>
    <w:rsid w:val="00D80A8A"/>
    <w:rsid w:val="00D852E4"/>
    <w:rsid w:val="00D962FB"/>
    <w:rsid w:val="00DA53AE"/>
    <w:rsid w:val="00DA6F7C"/>
    <w:rsid w:val="00DC60F4"/>
    <w:rsid w:val="00DD4491"/>
    <w:rsid w:val="00DF3518"/>
    <w:rsid w:val="00E04A2A"/>
    <w:rsid w:val="00E20EB1"/>
    <w:rsid w:val="00E27187"/>
    <w:rsid w:val="00E47B0B"/>
    <w:rsid w:val="00E56ADF"/>
    <w:rsid w:val="00E60A14"/>
    <w:rsid w:val="00E67EF8"/>
    <w:rsid w:val="00E829F9"/>
    <w:rsid w:val="00E8428E"/>
    <w:rsid w:val="00E92728"/>
    <w:rsid w:val="00EC0178"/>
    <w:rsid w:val="00EE06A2"/>
    <w:rsid w:val="00F158C3"/>
    <w:rsid w:val="00F26608"/>
    <w:rsid w:val="00F30863"/>
    <w:rsid w:val="00F50A42"/>
    <w:rsid w:val="00F51CB1"/>
    <w:rsid w:val="00F54030"/>
    <w:rsid w:val="00F60DE5"/>
    <w:rsid w:val="00F62200"/>
    <w:rsid w:val="00F72478"/>
    <w:rsid w:val="00F874D1"/>
    <w:rsid w:val="00F91EDA"/>
    <w:rsid w:val="00F9440A"/>
    <w:rsid w:val="00FA2311"/>
    <w:rsid w:val="00FA35A9"/>
    <w:rsid w:val="00FB2BD8"/>
    <w:rsid w:val="00FB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8450D"/>
  <w15:chartTrackingRefBased/>
  <w15:docId w15:val="{25039E73-C479-487E-9AA4-8E9B86DD7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AFF"/>
    <w:rPr>
      <w:sz w:val="24"/>
      <w:szCs w:val="28"/>
    </w:rPr>
  </w:style>
  <w:style w:type="paragraph" w:styleId="Heading9">
    <w:name w:val="heading 9"/>
    <w:basedOn w:val="Normal"/>
    <w:next w:val="Normal"/>
    <w:qFormat/>
    <w:rsid w:val="00806959"/>
    <w:pPr>
      <w:spacing w:before="240" w:after="60"/>
      <w:outlineLvl w:val="8"/>
    </w:pPr>
    <w:rPr>
      <w:rFonts w:ascii="Arial" w:eastAsia="SimSun" w:hAnsi="Arial" w:cs="Cordia New"/>
      <w:sz w:val="22"/>
      <w:szCs w:val="25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2200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62200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80A8A"/>
  </w:style>
  <w:style w:type="paragraph" w:styleId="NormalWeb">
    <w:name w:val="Normal (Web)"/>
    <w:basedOn w:val="Normal"/>
    <w:rsid w:val="005F3AC0"/>
    <w:pPr>
      <w:spacing w:before="100" w:beforeAutospacing="1" w:after="100" w:afterAutospacing="1"/>
    </w:pPr>
    <w:rPr>
      <w:rFonts w:ascii="Tahoma" w:eastAsia="Batang" w:hAnsi="Tahoma" w:cs="Tahoma"/>
      <w:szCs w:val="24"/>
      <w:lang w:eastAsia="ko-KR"/>
    </w:rPr>
  </w:style>
  <w:style w:type="paragraph" w:styleId="BodyText3">
    <w:name w:val="Body Text 3"/>
    <w:basedOn w:val="Normal"/>
    <w:rsid w:val="005F3AC0"/>
    <w:pPr>
      <w:spacing w:after="120"/>
    </w:pPr>
    <w:rPr>
      <w:rFonts w:ascii="Cordia New" w:eastAsia="SimSun" w:hAnsi="Cordia New" w:cs="Cordia New"/>
      <w:sz w:val="16"/>
      <w:szCs w:val="18"/>
      <w:lang w:eastAsia="zh-CN"/>
    </w:rPr>
  </w:style>
  <w:style w:type="paragraph" w:styleId="BalloonText">
    <w:name w:val="Balloon Text"/>
    <w:basedOn w:val="Normal"/>
    <w:semiHidden/>
    <w:rsid w:val="008A534A"/>
    <w:rPr>
      <w:rFonts w:ascii="Tahoma" w:hAnsi="Tahoma"/>
      <w:sz w:val="16"/>
      <w:szCs w:val="18"/>
    </w:rPr>
  </w:style>
  <w:style w:type="character" w:styleId="CommentReference">
    <w:name w:val="annotation reference"/>
    <w:semiHidden/>
    <w:rsid w:val="007A3BD6"/>
    <w:rPr>
      <w:sz w:val="16"/>
      <w:szCs w:val="18"/>
    </w:rPr>
  </w:style>
  <w:style w:type="paragraph" w:styleId="CommentText">
    <w:name w:val="annotation text"/>
    <w:basedOn w:val="Normal"/>
    <w:link w:val="CommentTextChar"/>
    <w:rsid w:val="007A3BD6"/>
    <w:rPr>
      <w:sz w:val="20"/>
      <w:szCs w:val="23"/>
    </w:rPr>
  </w:style>
  <w:style w:type="paragraph" w:styleId="CommentSubject">
    <w:name w:val="annotation subject"/>
    <w:basedOn w:val="CommentText"/>
    <w:next w:val="CommentText"/>
    <w:semiHidden/>
    <w:rsid w:val="007A3BD6"/>
    <w:rPr>
      <w:b/>
      <w:bCs/>
    </w:rPr>
  </w:style>
  <w:style w:type="paragraph" w:styleId="ListParagraph">
    <w:name w:val="List Paragraph"/>
    <w:basedOn w:val="Normal"/>
    <w:uiPriority w:val="34"/>
    <w:qFormat/>
    <w:rsid w:val="003118EF"/>
    <w:pPr>
      <w:ind w:left="720"/>
      <w:contextualSpacing/>
    </w:pPr>
    <w:rPr>
      <w:szCs w:val="24"/>
      <w:lang w:bidi="ar-SA"/>
    </w:rPr>
  </w:style>
  <w:style w:type="character" w:customStyle="1" w:styleId="CommentTextChar">
    <w:name w:val="Comment Text Char"/>
    <w:basedOn w:val="DefaultParagraphFont"/>
    <w:link w:val="CommentText"/>
    <w:rsid w:val="00AF1B7B"/>
    <w:rPr>
      <w:szCs w:val="23"/>
    </w:rPr>
  </w:style>
  <w:style w:type="paragraph" w:styleId="Revision">
    <w:name w:val="Revision"/>
    <w:hidden/>
    <w:uiPriority w:val="99"/>
    <w:semiHidden/>
    <w:rsid w:val="00DA53AE"/>
    <w:rPr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7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0B1515B1146E4CB84FFABA8D964EC9" ma:contentTypeVersion="0" ma:contentTypeDescription="Create a new document." ma:contentTypeScope="" ma:versionID="8cbbed073780efca99611a855f7415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9F5A3-38D5-44AB-80A5-2A28BBF0D19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EB0BE4-A290-4B25-B409-2286CCDA1F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BA5E0-3D1A-4906-8B4D-3A3C60CD7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E75F6DF-6323-49A7-BC35-64DE29561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ข้อสัญญาว่าจะรักษาความลับ</vt:lpstr>
    </vt:vector>
  </TitlesOfParts>
  <Company>bcp</Company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ข้อสัญญาว่าจะรักษาความลับ</dc:title>
  <dc:subject/>
  <dc:creator>YD</dc:creator>
  <cp:keywords/>
  <dc:description/>
  <cp:lastModifiedBy>Pom</cp:lastModifiedBy>
  <cp:revision>2</cp:revision>
  <cp:lastPrinted>2009-05-13T02:19:00Z</cp:lastPrinted>
  <dcterms:created xsi:type="dcterms:W3CDTF">2026-10-06T10:30:00Z</dcterms:created>
  <dcterms:modified xsi:type="dcterms:W3CDTF">2026-10-06T10:30:00Z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0x010100770B1515B1146E4CB84FFABA8D964EC9</vt:lpwstr>
  </property>
</Properties>
</file>