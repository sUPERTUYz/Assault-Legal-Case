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end="-360"/>
        <w:jc w:val="center"/>
        <w:outlineLvl w:val="0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TH SarabunIT๙;Browallia New" w:hAnsi="TH SarabunIT๙;Browallia New" w:eastAsia="Times New Roman" w:cs="TH SarabunIT๙;Browallia New"/>
          <w:b/>
          <w:b/>
          <w:bCs/>
          <w:sz w:val="32"/>
          <w:sz w:val="32"/>
          <w:szCs w:val="32"/>
        </w:rPr>
        <w:t>สัญญาจ้างศึกษาความเป็นไปได้ในการพัฒนาสำนักงานใหญ่</w:t>
      </w:r>
    </w:p>
    <w:p>
      <w:pPr>
        <w:pStyle w:val="Normal"/>
        <w:numPr>
          <w:ilvl w:val="0"/>
          <w:numId w:val="0"/>
        </w:numPr>
        <w:ind w:end="-1"/>
        <w:jc w:val="center"/>
        <w:outlineLvl w:val="0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</w:r>
    </w:p>
    <w:p>
      <w:pPr>
        <w:pStyle w:val="Normal"/>
        <w:tabs>
          <w:tab w:val="clear" w:pos="720"/>
          <w:tab w:val="left" w:pos="9214" w:leader="none"/>
        </w:tabs>
        <w:ind w:end="-36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สัญญาฉบับนี้ทำขึ้นเมื่อวันที่ </w:t>
      </w:r>
      <w:r>
        <w:rPr>
          <w:rFonts w:cs="Browallia New" w:ascii="Browallia New" w:hAnsi="Browallia New"/>
          <w:sz w:val="30"/>
          <w:szCs w:val="30"/>
        </w:rPr>
        <w:t xml:space="preserve">19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ตุลาคม </w:t>
      </w:r>
      <w:r>
        <w:rPr>
          <w:rFonts w:cs="Browallia New" w:ascii="Browallia New" w:hAnsi="Browallia New"/>
          <w:sz w:val="30"/>
          <w:szCs w:val="30"/>
        </w:rPr>
        <w:t xml:space="preserve">2569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ณ สำนักงานใหญ่ บริษัท บางจาก คอร์ปอเรชั่น จำกัด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มหาชน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ระหว่าง บริษัท บางจาก คอร์ปอเรชั่น จำกัด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มหาชน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สำนักงานแห่งใหญ่ตั้งอยู่เลขที่  </w:t>
      </w:r>
      <w:r>
        <w:rPr>
          <w:rFonts w:cs="Browallia New" w:ascii="Browallia New" w:hAnsi="Browallia New"/>
          <w:sz w:val="30"/>
          <w:szCs w:val="30"/>
        </w:rPr>
        <w:t xml:space="preserve">2098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อาคารเอ็นทาวเวอร์ ชั้นที่ </w:t>
      </w:r>
      <w:r>
        <w:rPr>
          <w:rFonts w:cs="Browallia New" w:ascii="Browallia New" w:hAnsi="Browallia New"/>
          <w:sz w:val="30"/>
          <w:szCs w:val="30"/>
        </w:rPr>
        <w:t xml:space="preserve">8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ถนนสุขุมวิท แขวงพระโขนงใต้ เขตพระโขนง กรุงเทพมหานคร </w:t>
      </w:r>
      <w:r>
        <w:rPr>
          <w:rFonts w:cs="Browallia New" w:ascii="Browallia New" w:hAnsi="Browallia New"/>
          <w:sz w:val="30"/>
          <w:szCs w:val="30"/>
        </w:rPr>
        <w:t xml:space="preserve">10260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โดย พันเอกปกรณ์กิตติ์          คงประดิษฐ์ธร ผู้ช่วยกรรมการผู้จัดการใหญ่ สายงานความมั่นคงปลอดภัยไซเบอร์และองค์กร ต่อไปในสัญญานี้เรียกว่า </w:t>
      </w:r>
      <w:r>
        <w:rPr>
          <w:rFonts w:cs="Browallia New" w:ascii="Browallia New" w:hAnsi="Browallia New"/>
          <w:sz w:val="30"/>
          <w:szCs w:val="30"/>
        </w:rPr>
        <w:t>"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ผู้ว่าจ้าง</w:t>
      </w:r>
      <w:r>
        <w:rPr>
          <w:rFonts w:cs="Browallia New" w:ascii="Browallia New" w:hAnsi="Browallia New"/>
          <w:sz w:val="30"/>
          <w:szCs w:val="30"/>
        </w:rPr>
        <w:t xml:space="preserve">"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ฝ่ายหนึ่ง กับ  </w:t>
      </w:r>
    </w:p>
    <w:p>
      <w:pPr>
        <w:pStyle w:val="Normal"/>
        <w:tabs>
          <w:tab w:val="clear" w:pos="720"/>
          <w:tab w:val="left" w:pos="9214" w:leader="none"/>
        </w:tabs>
        <w:ind w:end="-36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บริษัท สถาปนิกชุมชนและสิ่งแวดล้อม อาศรมศิลป์ จำกัด สำนักงานแห่งใหญ่ตั้งอยู่ที่เลขที่ </w:t>
      </w:r>
      <w:r>
        <w:rPr>
          <w:rFonts w:cs="Browallia New" w:ascii="Browallia New" w:hAnsi="Browallia New"/>
          <w:sz w:val="30"/>
          <w:szCs w:val="30"/>
        </w:rPr>
        <w:t xml:space="preserve">399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ซอยอนามัยงามเจริญ </w:t>
      </w:r>
      <w:r>
        <w:rPr>
          <w:rFonts w:cs="Browallia New" w:ascii="Browallia New" w:hAnsi="Browallia New"/>
          <w:sz w:val="30"/>
          <w:szCs w:val="30"/>
        </w:rPr>
        <w:t xml:space="preserve">25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แขวงท่าข้าม เขตบางขุนเทียน กรุงเทพมหานคร </w:t>
      </w:r>
      <w:r>
        <w:rPr>
          <w:rFonts w:cs="Browallia New" w:ascii="Browallia New" w:hAnsi="Browallia New"/>
          <w:sz w:val="30"/>
          <w:szCs w:val="30"/>
        </w:rPr>
        <w:t xml:space="preserve">10150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โดย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นายนิพัฒน์ จักกะพาก และ นายภาณุมาศ ชเยนทร์</w:t>
      </w:r>
      <w:r>
        <w:rPr>
          <w:rFonts w:ascii="Browallia New" w:hAnsi="Browallia New" w:cs="Browallia New"/>
          <w:sz w:val="30"/>
          <w:sz w:val="30"/>
          <w:szCs w:val="30"/>
        </w:rPr>
        <w:t xml:space="preserve"> ผู้มีอำนาจลงนาม</w:t>
      </w:r>
      <w:bookmarkStart w:id="0" w:name="_Hlk170685454"/>
      <w:r>
        <w:rPr>
          <w:rFonts w:ascii="Browallia New" w:hAnsi="Browallia New" w:cs="Browallia New"/>
          <w:sz w:val="30"/>
          <w:sz w:val="30"/>
          <w:szCs w:val="30"/>
        </w:rPr>
        <w:t>ผูกพัน</w:t>
      </w:r>
      <w:del w:id="0" w:author="Kritaya Vuttisant (KTV)" w:date="2026-10-27T10:28:00Z">
        <w:r>
          <w:rPr>
            <w:rFonts w:ascii="Browallia New" w:hAnsi="Browallia New" w:cs="Browallia New"/>
            <w:sz w:val="30"/>
            <w:sz w:val="30"/>
            <w:szCs w:val="30"/>
          </w:rPr>
          <w:delText>แ</w:delText>
        </w:r>
      </w:del>
      <w:r>
        <w:rPr>
          <w:rFonts w:ascii="Browallia New" w:hAnsi="Browallia New" w:cs="Browallia New"/>
          <w:sz w:val="30"/>
          <w:sz w:val="30"/>
          <w:szCs w:val="30"/>
        </w:rPr>
        <w:t xml:space="preserve">นิติบุคคล ปรากฏตามหนังสือรับรองของสำนักงานทะเบียนหุ้นส่วนบริษัท สถาปนิกชุมชนและสิ่งแวดล้อม อาศรมศิลป์ จำกัด แนบท้ายสัญญานี้</w:t>
      </w:r>
      <w:bookmarkEnd w:id="0"/>
      <w:r>
        <w:rPr>
          <w:rFonts w:ascii="Browallia New" w:hAnsi="Browallia New" w:cs="Browallia New"/>
          <w:sz w:val="30"/>
          <w:sz w:val="30"/>
          <w:szCs w:val="30"/>
        </w:rPr>
        <w:t xml:space="preserve">   ซึ่งต่อไปในสัญญานี้เรียกว่า </w:t>
      </w:r>
      <w:r>
        <w:rPr>
          <w:rFonts w:cs="Browallia New" w:ascii="Browallia New" w:hAnsi="Browallia New"/>
          <w:sz w:val="30"/>
          <w:szCs w:val="30"/>
        </w:rPr>
        <w:t>"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ผู้รับจ้าง</w:t>
      </w:r>
      <w:r>
        <w:rPr>
          <w:rFonts w:cs="Browallia New" w:ascii="Browallia New" w:hAnsi="Browallia New"/>
          <w:sz w:val="30"/>
          <w:szCs w:val="30"/>
        </w:rPr>
        <w:t xml:space="preserve">" </w:t>
      </w:r>
      <w:r>
        <w:rPr>
          <w:rFonts w:ascii="Browallia New" w:hAnsi="Browallia New" w:cs="Browallia New"/>
          <w:sz w:val="30"/>
          <w:sz w:val="30"/>
          <w:szCs w:val="30"/>
        </w:rPr>
        <w:t>ฝ่ายหนึ่ง</w:t>
      </w:r>
    </w:p>
    <w:p>
      <w:pPr>
        <w:pStyle w:val="Normal"/>
        <w:spacing w:before="240" w:after="240"/>
        <w:jc w:val="both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คู่สัญญาทั้งสองฝ่ายได้ทำการตกลงกันมีข้อความ ดังต่อไปนี้</w:t>
      </w:r>
    </w:p>
    <w:p>
      <w:pPr>
        <w:pStyle w:val="Normal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คำต่าง ๆ ที่ระบุในสัญญาหรือเอกสารแนบท้ายสัญญา ให้มีความหมายตามที่ระบุไว้ในเงื่อนไขทั่วไปของสัญญา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 xml:space="preserve">1) </w:t>
      </w:r>
      <w:r>
        <w:rPr>
          <w:rFonts w:ascii="Browallia New" w:hAnsi="Browallia New" w:cs="Browallia New"/>
          <w:sz w:val="30"/>
          <w:sz w:val="30"/>
          <w:szCs w:val="30"/>
        </w:rPr>
        <w:t>เว้นแต่ข้อความจะระบุเจาะจงหรือกำหนดไว้โดยชัดแจ้งเป็นอย่างอื่น</w:t>
      </w:r>
    </w:p>
    <w:p>
      <w:pPr>
        <w:pStyle w:val="Normal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>1)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งานที่จ้าง ข้อกำหนดและขอบเขตงาน</w:t>
      </w:r>
    </w:p>
    <w:p>
      <w:pPr>
        <w:pStyle w:val="Normal"/>
        <w:spacing w:before="60" w:after="160"/>
        <w:ind w:start="284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ผู้ว่าจ้างตกลงจ้างและผู้รับจ้างตกลงรับจ้างทำงานศึกษาความเป็นไปได้ในการวางแผนดำเนินการ เพื่อพัฒนาอาคารและที่ดินขององค์กร ให้ได้อาคารสำนักงานใหญ่ที่เหมาะสม และเอื้อต่อการบริหารจัดการองค์กรในภาพรวมให้มีประสิทธิภาพ ประสิทธิผลสูงสุด คุ้มค่าต่อการลงทุน รวมถึงเสริมสร้างเอกภาพ  ยกระดับภาพลักษณ์ องค์กรชั้นนำที่มีอัตลักษณ์อันเด่นชัด </w:t>
      </w:r>
      <w:r>
        <w:rPr>
          <w:rFonts w:cs="Browallia New" w:ascii="Browallia New" w:hAnsi="Browallia New"/>
          <w:sz w:val="30"/>
          <w:szCs w:val="30"/>
        </w:rPr>
        <w:t xml:space="preserve">(Iconic Corporate Headquarters)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และรองรับการขยายตัวทางธุรกิจในอนาคตได้อย่างมีประโยชน์สูงสุด มั่นคง และยั่งยืน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ต่อไปในสัญญานี้เรียกว่า “งาน”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ให้ถูกต้องครบถ้วนตามกำหนดเวลา ข้อกำหนดและขอบเขตงาน ตามที่ระบุไว้ในคำสั่งจ้าง และตามเงื่อนไขทั่วไปของสัญญา รวมทั้งเอกสารแนบท้ายสัญญาทุกประการ</w:t>
      </w:r>
    </w:p>
    <w:p>
      <w:pPr>
        <w:pStyle w:val="Normal"/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>2)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วันที่สัญญามีผลใช้บังคับ ระยะเวลาของสัญญา และวันเริ่มงาน</w:t>
      </w:r>
    </w:p>
    <w:p>
      <w:pPr>
        <w:pStyle w:val="Normal"/>
        <w:ind w:hanging="436" w:start="72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2.1</w:t>
        <w:tab/>
      </w:r>
      <w:r>
        <w:rPr>
          <w:rFonts w:ascii="Browallia New" w:hAnsi="Browallia New" w:cs="Browallia New"/>
          <w:sz w:val="30"/>
          <w:sz w:val="30"/>
          <w:szCs w:val="30"/>
        </w:rPr>
        <w:t>ผู้ว่าจ้างและผู้รับจ้างตกลงให้สัญญาฉบับนี้มีผลใช้บังคับตั้งแต่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 xml:space="preserve">วันที่ </w:t>
      </w:r>
      <w:r>
        <w:rPr>
          <w:rFonts w:cs="Browallia New" w:ascii="Browallia New" w:hAnsi="Browallia New"/>
          <w:color w:val="FF0000"/>
          <w:sz w:val="30"/>
          <w:szCs w:val="30"/>
        </w:rPr>
        <w:t>...................................(“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>วันที่สัญญามีผลใช้บังคับ”</w:t>
      </w:r>
      <w:r>
        <w:rPr>
          <w:rFonts w:cs="Browallia New" w:ascii="Browallia New" w:hAnsi="Browallia New"/>
          <w:color w:val="FF0000"/>
          <w:sz w:val="30"/>
          <w:szCs w:val="30"/>
        </w:rPr>
        <w:t xml:space="preserve">) 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 xml:space="preserve">ถึงวันที่ </w:t>
      </w:r>
      <w:r>
        <w:rPr>
          <w:rFonts w:cs="Browallia New" w:ascii="Browallia New" w:hAnsi="Browallia New"/>
          <w:color w:val="FF0000"/>
          <w:sz w:val="30"/>
          <w:szCs w:val="30"/>
        </w:rPr>
        <w:t>...........................</w:t>
      </w:r>
      <w:r>
        <w:rPr>
          <w:rFonts w:cs="Browallia New" w:ascii="Browallia New" w:hAnsi="Browallia New"/>
          <w:sz w:val="30"/>
          <w:szCs w:val="30"/>
        </w:rPr>
        <w:t xml:space="preserve"> (“</w:t>
      </w:r>
      <w:r>
        <w:rPr>
          <w:rFonts w:ascii="Browallia New" w:hAnsi="Browallia New" w:cs="Browallia New"/>
          <w:sz w:val="30"/>
          <w:sz w:val="30"/>
          <w:szCs w:val="30"/>
        </w:rPr>
        <w:t>ระยะเวลาของสัญญา”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โดยให้ใช้บังคับกับคำสั่งจ้างทุกฉบับที่ออกภายในระยะเวลาของสัญญา 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bookmarkStart w:id="1" w:name="_Hlk170687824"/>
      <w:bookmarkEnd w:id="1"/>
      <w:r>
        <w:rPr>
          <w:rFonts w:cs="Browallia New" w:ascii="Browallia New" w:hAnsi="Browallia New"/>
          <w:sz w:val="30"/>
          <w:szCs w:val="30"/>
        </w:rPr>
        <w:t>2.2</w:t>
        <w:tab/>
      </w:r>
      <w:bookmarkStart w:id="2" w:name="_Hlk168079878"/>
      <w:r>
        <w:rPr>
          <w:rFonts w:ascii="Browallia New" w:hAnsi="Browallia New" w:cs="Browallia New"/>
          <w:sz w:val="30"/>
          <w:sz w:val="30"/>
          <w:szCs w:val="30"/>
        </w:rPr>
        <w:t>สัญญาฉบับนี้จะสิ้นสุดลงโดยอัตโนมัติเมื่อครบระยะเวลาของสัญญา อย่างไรก็ตาม หากการดำเนินการใด ๆ ภายใต้คำสั่งจ้างที่ออกภายในระยะเวลาของสัญญายังไม่แล้วเสร็จและ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>หรือยังไม่ครบถ้วน ให้สัญญาฉบับนี้มีผลใช้บังคับต่อไปจนกว่าการดำเนินการตามคำสั่งจ้างฉบับสุดท้ายที่ออกในช่วงระยะเวลาของสัญญาจะเสร็จสิ้นครบถ้วนถูกต้องตามเงื่อนไขของสัญญา</w:t>
      </w:r>
      <w:bookmarkEnd w:id="2"/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bookmarkStart w:id="3" w:name="_Hlk170687824"/>
      <w:bookmarkEnd w:id="3"/>
      <w:r>
        <w:rPr>
          <w:rFonts w:cs="Browallia New" w:ascii="Browallia New" w:hAnsi="Browallia New"/>
          <w:sz w:val="30"/>
          <w:szCs w:val="30"/>
        </w:rPr>
        <w:t>2.3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ผู้รับจ้างตกลงเริ่มงานและตกลงทำงานให้แล้วเสร็จและส่งมอบงาน ณ สถานที่ส่งมอบที่ระบุไว้ในคำสั่งจ้าง หรือที่บริษัท บางจาก คอร์ปอเรชั่น จำกัด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มหาชน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และตามกำหนดเวลา ดังนี้ </w:t>
      </w:r>
    </w:p>
    <w:p>
      <w:pPr>
        <w:pStyle w:val="Normal"/>
        <w:spacing w:before="60" w:after="0"/>
        <w:ind w:hanging="709" w:start="1429" w:end="0"/>
        <w:jc w:val="start"/>
        <w:rPr>
          <w:rFonts w:ascii="Browallia New" w:hAnsi="Browallia New" w:cs="Browallia New"/>
          <w:sz w:val="30"/>
          <w:szCs w:val="3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502285</wp:posOffset>
                </wp:positionH>
                <wp:positionV relativeFrom="paragraph">
                  <wp:posOffset>1905</wp:posOffset>
                </wp:positionV>
                <wp:extent cx="116840" cy="133350"/>
                <wp:effectExtent l="3810" t="3175" r="3810" b="317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360" cy="1339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9.55pt;margin-top:0.15pt;width:9.2pt;height:10.45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eastAsia="Wingdings" w:cs="Wingdings" w:ascii="Wingdings" w:hAnsi="Wingdings"/>
          <w:sz w:val="30"/>
          <w:szCs w:val="30"/>
        </w:rPr>
        <w:sym w:font="Wingdings" w:char="f06f"/>
      </w:r>
      <w:r>
        <w:rPr>
          <w:rFonts w:cs="Browallia New" w:ascii="Browallia New" w:hAnsi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เริ่มทำงานตั้งแต่วันที่………</w:t>
      </w:r>
      <w:r>
        <w:rPr>
          <w:rFonts w:cs="Browallia New" w:ascii="Browallia New" w:hAnsi="Browallia New"/>
          <w:sz w:val="30"/>
          <w:szCs w:val="30"/>
          <w:highlight w:val="yellow"/>
        </w:rPr>
        <w:t>..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และผู้รับจ้างสัญญาว่าจะทำงานดังกล่าวให้แล้วเสร็จ และส่งมอบ</w:t>
      </w:r>
      <w:ins w:id="1" w:author="Kritaya Vuttisant (KTV)" w:date="2026-10-27T10:27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t>งานทั้งหมด</w:t>
        </w:r>
      </w:ins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แก่ผู้ว่าจ้างภายในวันที่</w:t>
      </w:r>
      <w:r>
        <w:rPr>
          <w:rFonts w:cs="Browallia New" w:ascii="Browallia New" w:hAnsi="Browallia New"/>
          <w:sz w:val="30"/>
          <w:szCs w:val="30"/>
          <w:highlight w:val="yellow"/>
        </w:rPr>
        <w:t>.....................................................</w:t>
      </w:r>
    </w:p>
    <w:p>
      <w:pPr>
        <w:pStyle w:val="Normal"/>
        <w:spacing w:before="60" w:after="0"/>
        <w:ind w:hanging="709" w:start="1429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Wingdings" w:cs="Wingdings" w:ascii="Wingdings" w:hAnsi="Wingdings"/>
          <w:sz w:val="30"/>
          <w:szCs w:val="30"/>
        </w:rPr>
        <w:sym w:font="Wingdings" w:char="f06f"/>
      </w:r>
      <w:r>
        <w:rPr>
          <w:rFonts w:cs="Browallia New" w:ascii="Browallia New" w:hAnsi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เริ่มทำงานตามวันที่ผู้ว่าจ้างกำหนด โดยผู้ว่าจ้างจะแจ้งให้ผู้รับจ้างทราบเป็นหนังสือล่วงหน้าก่อนวันเริ่มงานอย่างน้อย………</w:t>
      </w:r>
      <w:r>
        <w:rPr>
          <w:rFonts w:cs="Browallia New" w:ascii="Browallia New" w:hAnsi="Browallia New"/>
          <w:sz w:val="30"/>
          <w:szCs w:val="30"/>
        </w:rPr>
        <w:t>.(……..)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วัน และผู้รับจ้างสัญญาว่าจะทำงานดังกล่าวให้แล้วเสร็จ และส่งมอบแก่ผู้ว่าจ้างภายใน</w:t>
      </w:r>
      <w:r>
        <w:rPr>
          <w:rFonts w:cs="Browallia New" w:ascii="Browallia New" w:hAnsi="Browallia New"/>
          <w:sz w:val="30"/>
          <w:szCs w:val="30"/>
        </w:rPr>
        <w:t xml:space="preserve">................(............)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วันปฏิทิน นับจากวันที่เริ่มงาน  </w:t>
      </w:r>
    </w:p>
    <w:p>
      <w:pPr>
        <w:pStyle w:val="Normal"/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 xml:space="preserve">3) 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ค่าจ้างและการชำระค่าจ้าง</w:t>
      </w:r>
      <w:r>
        <w:rPr>
          <w:rFonts w:cs="Browallia New" w:ascii="Browallia New" w:hAnsi="Browallia New"/>
          <w:b/>
          <w:bCs/>
          <w:sz w:val="30"/>
          <w:szCs w:val="30"/>
        </w:rPr>
        <w:tab/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3.1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ผู้ว่าจ้างตกลงชำระเงินค่าจ้าง และผู้รับจ้างตกลงรับชำระเงินค่าจ้าง ตามสัญญานี้เป็นเงินจำนวน </w:t>
      </w:r>
      <w:r>
        <w:rPr>
          <w:rFonts w:cs="Browallia New" w:ascii="Browallia New" w:hAnsi="Browallia New"/>
          <w:sz w:val="30"/>
          <w:szCs w:val="30"/>
        </w:rPr>
        <w:t xml:space="preserve">5,000,000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ห้าล้านบาทถ้วน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ยังไม่รวมภาษีมูลค่าเพิ่ม โดยแบ่งการชำระ ออกเป็น </w:t>
      </w:r>
      <w:r>
        <w:rPr>
          <w:rFonts w:cs="Browallia New" w:ascii="Browallia New" w:hAnsi="Browallia New"/>
          <w:sz w:val="30"/>
          <w:szCs w:val="30"/>
        </w:rPr>
        <w:t xml:space="preserve">4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งวด ดังนี้</w:t>
      </w:r>
    </w:p>
    <w:p>
      <w:pPr>
        <w:pStyle w:val="BodyText"/>
        <w:tabs>
          <w:tab w:val="clear" w:pos="720"/>
          <w:tab w:val="left" w:pos="-1276" w:leader="none"/>
        </w:tabs>
        <w:ind w:hanging="724" w:start="144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งวดที่ </w:t>
      </w:r>
      <w:r>
        <w:rPr>
          <w:rFonts w:cs="Browallia New" w:ascii="Browallia New" w:hAnsi="Browallia New"/>
          <w:sz w:val="30"/>
          <w:szCs w:val="30"/>
        </w:rPr>
        <w:t>1</w:t>
        <w:tab/>
      </w:r>
      <w:r>
        <w:rPr>
          <w:rFonts w:ascii="Browallia New" w:hAnsi="Browallia New" w:cs="Browallia New"/>
          <w:sz w:val="30"/>
          <w:sz w:val="30"/>
          <w:szCs w:val="30"/>
        </w:rPr>
        <w:t>เป็นเงิน</w:t>
      </w:r>
      <w:r>
        <w:rPr>
          <w:rFonts w:cs="Browallia New" w:ascii="Browallia New" w:hAnsi="Browallia New"/>
          <w:sz w:val="30"/>
          <w:szCs w:val="30"/>
        </w:rPr>
        <w:tab/>
        <w:t xml:space="preserve">750,000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เจ็ดแสนห้าหมื่นบาทถ้วน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ยังไม่รวมภาษีมูลค่าเพิ่ม ชำระเมื่อผู้ว่าจ้างลงนามในสัญญาเรียบร้อยแล้ว</w:t>
      </w:r>
    </w:p>
    <w:p>
      <w:pPr>
        <w:pStyle w:val="BodyText"/>
        <w:tabs>
          <w:tab w:val="clear" w:pos="720"/>
          <w:tab w:val="left" w:pos="-1276" w:leader="none"/>
        </w:tabs>
        <w:ind w:hanging="724" w:start="144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งวดที่ </w:t>
      </w:r>
      <w:r>
        <w:rPr>
          <w:rFonts w:cs="Browallia New" w:ascii="Browallia New" w:hAnsi="Browallia New"/>
          <w:sz w:val="30"/>
          <w:szCs w:val="30"/>
        </w:rPr>
        <w:t xml:space="preserve">2 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เป็นเงิน </w:t>
      </w:r>
      <w:r>
        <w:rPr>
          <w:rFonts w:cs="Browallia New" w:ascii="Browallia New" w:hAnsi="Browallia New"/>
          <w:sz w:val="30"/>
          <w:szCs w:val="30"/>
        </w:rPr>
        <w:t xml:space="preserve">1,250,000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หนึ่งล้านสองแสนห้าหมื่นบาทถ้วน</w:t>
      </w:r>
      <w:r>
        <w:rPr>
          <w:rFonts w:cs="Browallia New" w:ascii="Browallia New" w:hAnsi="Browallia New"/>
          <w:sz w:val="30"/>
          <w:szCs w:val="30"/>
        </w:rPr>
        <w:t xml:space="preserve">)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ยังไม่รวมภาษีมูลค่าเพิ่ม ชำระเมื่อผู้รับจ้างส่งมอบรายงาน การวิเคราะห์ แนวความคิดเบื้องต้น โดยต้องมีผลการศึกษาครอบคลุมหัวข้อ </w:t>
      </w:r>
      <w:r>
        <w:rPr>
          <w:rFonts w:cs="Browallia New" w:ascii="Browallia New" w:hAnsi="Browallia New"/>
          <w:sz w:val="30"/>
          <w:szCs w:val="30"/>
        </w:rPr>
        <w:t xml:space="preserve">3.1.1, 3.2.1, 3.3.1, 3.4.1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และ </w:t>
      </w:r>
      <w:r>
        <w:rPr>
          <w:rFonts w:cs="Browallia New" w:ascii="Browallia New" w:hAnsi="Browallia New"/>
          <w:sz w:val="30"/>
          <w:szCs w:val="30"/>
        </w:rPr>
        <w:t xml:space="preserve">3.5.1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ตามขอบเขตการดำเนินงาน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ภายใน</w:t>
      </w:r>
      <w:ins w:id="2" w:author="Kritaya Vuttisant (KTV)" w:date="2026-10-27T10:22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t xml:space="preserve"> </w:t>
        </w:r>
      </w:ins>
      <w:r>
        <w:rPr>
          <w:rFonts w:cs="Browallia New" w:ascii="Browallia New" w:hAnsi="Browallia New"/>
          <w:sz w:val="30"/>
          <w:szCs w:val="30"/>
          <w:highlight w:val="yellow"/>
        </w:rPr>
        <w:t xml:space="preserve">45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วัน นับ</w:t>
      </w:r>
      <w:ins w:id="3" w:author="Kritaya Vuttisant (KTV)" w:date="2026-10-28T10:1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t xml:space="preserve">จากวันที่เริ่มทำงานตามที่ระบุไว้ในข้อ </w:t>
        </w:r>
      </w:ins>
      <w:ins w:id="4" w:author="Kritaya Vuttisant (KTV)" w:date="2026-10-28T10:19:00Z">
        <w:r>
          <w:rPr>
            <w:rFonts w:cs="Browallia New" w:ascii="Browallia New" w:hAnsi="Browallia New"/>
            <w:sz w:val="30"/>
            <w:szCs w:val="30"/>
            <w:highlight w:val="yellow"/>
          </w:rPr>
          <w:t>2.3</w:t>
        </w:r>
      </w:ins>
      <w:del w:id="5" w:author="Kritaya Vuttisant (KTV)" w:date="2026-10-28T10:1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ถัดจากวัน</w:delText>
        </w:r>
      </w:del>
      <w:del w:id="6" w:author="Kritaya Vuttisant (KTV)" w:date="2026-10-27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ลงนามใน</w:delText>
        </w:r>
      </w:del>
      <w:del w:id="7" w:author="Kritaya Vuttisant (KTV)" w:date="2026-10-28T10:1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สัญญา</w:delText>
        </w:r>
      </w:del>
    </w:p>
    <w:p>
      <w:pPr>
        <w:pStyle w:val="BodyText"/>
        <w:tabs>
          <w:tab w:val="clear" w:pos="720"/>
          <w:tab w:val="left" w:pos="-1276" w:leader="none"/>
        </w:tabs>
        <w:ind w:hanging="724" w:start="144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งวดที่ </w:t>
      </w:r>
      <w:r>
        <w:rPr>
          <w:rFonts w:cs="Browallia New" w:ascii="Browallia New" w:hAnsi="Browallia New"/>
          <w:sz w:val="30"/>
          <w:szCs w:val="30"/>
        </w:rPr>
        <w:t xml:space="preserve">3 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เป็นเงิน </w:t>
      </w:r>
      <w:r>
        <w:rPr>
          <w:rFonts w:cs="Browallia New" w:ascii="Browallia New" w:hAnsi="Browallia New"/>
          <w:sz w:val="30"/>
          <w:szCs w:val="30"/>
        </w:rPr>
        <w:t xml:space="preserve">1,500,000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หนึ่งล้านห้าแสนบาทถ้วน</w:t>
      </w:r>
      <w:r>
        <w:rPr>
          <w:rFonts w:cs="Browallia New" w:ascii="Browallia New" w:hAnsi="Browallia New"/>
          <w:sz w:val="30"/>
          <w:szCs w:val="30"/>
        </w:rPr>
        <w:t xml:space="preserve">)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ยังไม่รวมภาษีมูลค่าเพิ่ม ชำระเมื่อผู้รับจ้างส่งมอบรายงานความก้าวหน้า </w:t>
      </w:r>
      <w:r>
        <w:rPr>
          <w:rFonts w:cs="Browallia New" w:ascii="Browallia New" w:hAnsi="Browallia New"/>
          <w:sz w:val="30"/>
          <w:szCs w:val="30"/>
        </w:rPr>
        <w:t xml:space="preserve">(Progress Report)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โดยต้องมีผลการศึกษาครอบคลุมหัวข้อ </w:t>
      </w:r>
      <w:r>
        <w:rPr>
          <w:rFonts w:cs="Browallia New" w:ascii="Browallia New" w:hAnsi="Browallia New"/>
          <w:sz w:val="30"/>
          <w:szCs w:val="30"/>
        </w:rPr>
        <w:t xml:space="preserve">3.1.2, 3.1.3, 3.2.2, 3.2.3, 3.3.2, 3.3.3, 3.4.2, 3.4.3, 3.5.2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และ </w:t>
      </w:r>
      <w:r>
        <w:rPr>
          <w:rFonts w:cs="Browallia New" w:ascii="Browallia New" w:hAnsi="Browallia New"/>
          <w:sz w:val="30"/>
          <w:szCs w:val="30"/>
        </w:rPr>
        <w:t xml:space="preserve">3.5.3 </w:t>
      </w:r>
      <w:r>
        <w:rPr>
          <w:rFonts w:ascii="Browallia New" w:hAnsi="Browallia New" w:cs="Browallia New"/>
          <w:sz w:val="30"/>
          <w:sz w:val="30"/>
          <w:szCs w:val="30"/>
        </w:rPr>
        <w:t>ตามขอบเขตการดำเนินงาน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 xml:space="preserve">ภายใน </w:t>
      </w:r>
      <w:r>
        <w:rPr>
          <w:rFonts w:cs="Browallia New" w:ascii="Browallia New" w:hAnsi="Browallia New"/>
          <w:sz w:val="30"/>
          <w:szCs w:val="30"/>
          <w:highlight w:val="yellow"/>
        </w:rPr>
        <w:t xml:space="preserve">105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 xml:space="preserve">วัน </w:t>
      </w:r>
      <w:ins w:id="8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t xml:space="preserve">นับจากวันที่เริ่มทำงานตามที่ระบุไว้ในข้อ </w:t>
        </w:r>
      </w:ins>
      <w:ins w:id="9" w:author="Kritaya Vuttisant (KTV)" w:date="2026-10-28T10:20:00Z">
        <w:r>
          <w:rPr>
            <w:rFonts w:cs="Browallia New" w:ascii="Browallia New" w:hAnsi="Browallia New"/>
            <w:sz w:val="30"/>
            <w:szCs w:val="30"/>
            <w:highlight w:val="yellow"/>
          </w:rPr>
          <w:t xml:space="preserve">2.3 </w:t>
        </w:r>
      </w:ins>
      <w:del w:id="10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นับถัดจากวัน</w:delText>
        </w:r>
      </w:del>
      <w:del w:id="11" w:author="Kritaya Vuttisant (KTV)" w:date="2026-10-27T10:21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ลงนามใน</w:delText>
        </w:r>
      </w:del>
      <w:del w:id="12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สัญญ</w:delText>
        </w:r>
      </w:del>
      <w:del w:id="13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า</w:delText>
        </w:r>
      </w:del>
    </w:p>
    <w:p>
      <w:pPr>
        <w:pStyle w:val="BodyText"/>
        <w:tabs>
          <w:tab w:val="clear" w:pos="720"/>
          <w:tab w:val="left" w:pos="-1276" w:leader="none"/>
        </w:tabs>
        <w:ind w:hanging="724" w:start="144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งวดที่ </w:t>
      </w:r>
      <w:r>
        <w:rPr>
          <w:rFonts w:cs="Browallia New" w:ascii="Browallia New" w:hAnsi="Browallia New"/>
          <w:sz w:val="30"/>
          <w:szCs w:val="30"/>
        </w:rPr>
        <w:t>4</w:t>
        <w:tab/>
        <w:t>(</w:t>
      </w:r>
      <w:r>
        <w:rPr>
          <w:rFonts w:ascii="Browallia New" w:hAnsi="Browallia New" w:cs="Browallia New"/>
          <w:sz w:val="30"/>
          <w:sz w:val="30"/>
          <w:szCs w:val="30"/>
        </w:rPr>
        <w:t>งวดสุดท้าย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เป็นเงิน </w:t>
      </w:r>
      <w:r>
        <w:rPr>
          <w:rFonts w:cs="Browallia New" w:ascii="Browallia New" w:hAnsi="Browallia New"/>
          <w:sz w:val="30"/>
          <w:szCs w:val="30"/>
        </w:rPr>
        <w:t xml:space="preserve">1,500,000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หนึ่งล้านห้าแสนบาทถ้วน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ยังไม่รวมภาษีมูลค่าเพิ่ม ชำระเมื่อผู้รับจ้างส่งมอบ</w:t>
      </w:r>
      <w:ins w:id="14" w:author="Kritaya Vuttisant (KTV)" w:date="2026-10-28T10:18:00Z">
        <w:r>
          <w:rPr>
            <w:rFonts w:ascii="Browallia New" w:hAnsi="Browallia New" w:cs="Browallia New"/>
            <w:sz w:val="30"/>
            <w:sz w:val="30"/>
            <w:szCs w:val="30"/>
          </w:rPr>
          <w:t>งานทั้งหมดตามที่กำหนดไว้ในขอบเขตงาน หัวข้อผลงานที่ต้องส่งมอบ</w:t>
        </w:r>
      </w:ins>
      <w:del w:id="15" w:author="Kritaya Vuttisant (KTV)" w:date="2026-10-28T10:18:00Z">
        <w:r>
          <w:rPr>
            <w:rFonts w:ascii="Browallia New" w:hAnsi="Browallia New" w:cs="Browallia New"/>
            <w:sz w:val="30"/>
            <w:sz w:val="30"/>
            <w:szCs w:val="30"/>
          </w:rPr>
          <w:delText xml:space="preserve">รายงานฉบับสมบูรณ์ </w:delText>
        </w:r>
      </w:del>
      <w:del w:id="16" w:author="Kritaya Vuttisant (KTV)" w:date="2026-10-28T10:18:00Z">
        <w:r>
          <w:rPr>
            <w:rFonts w:cs="Browallia New" w:ascii="Browallia New" w:hAnsi="Browallia New"/>
            <w:sz w:val="30"/>
            <w:szCs w:val="30"/>
          </w:rPr>
          <w:delText xml:space="preserve">(Final Report)  </w:delText>
        </w:r>
      </w:del>
      <w:del w:id="17" w:author="Kritaya Vuttisant (KTV)" w:date="2026-10-28T10:18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โดยต้องมีผลการศึกษาครอบคลุมหัวข้อ</w:delText>
        </w:r>
      </w:del>
      <w:del w:id="18" w:author="Kritaya Vuttisant (KTV)" w:date="2026-10-28T10:18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 xml:space="preserve"> </w:delText>
        </w:r>
      </w:del>
      <w:del w:id="19" w:author="Kritaya Vuttisant (KTV)" w:date="2026-10-28T10:18:00Z">
        <w:r>
          <w:rPr>
            <w:rFonts w:cs="Browallia New" w:ascii="Browallia New" w:hAnsi="Browallia New"/>
            <w:sz w:val="30"/>
            <w:szCs w:val="30"/>
            <w:highlight w:val="yellow"/>
          </w:rPr>
          <w:delText>6</w:delText>
        </w:r>
      </w:del>
      <w:del w:id="20" w:author="Kritaya Vuttisant (KTV)" w:date="2026-10-28T10:18:00Z">
        <w:r>
          <w:rPr>
            <w:rFonts w:cs="Browallia New" w:ascii="Browallia New" w:hAnsi="Browallia New"/>
            <w:sz w:val="30"/>
            <w:szCs w:val="30"/>
          </w:rPr>
          <w:delText xml:space="preserve"> </w:delText>
        </w:r>
      </w:del>
      <w:del w:id="21" w:author="Kritaya Vuttisant (KTV)" w:date="2026-10-28T10:18:00Z">
        <w:r>
          <w:rPr>
            <w:rFonts w:ascii="Browallia New" w:hAnsi="Browallia New" w:cs="Browallia New"/>
            <w:sz w:val="30"/>
            <w:sz w:val="30"/>
            <w:szCs w:val="30"/>
          </w:rPr>
          <w:delText>ตามขอบเขตการดำเนินงาน</w:delText>
        </w:r>
      </w:del>
      <w:r>
        <w:rPr>
          <w:rFonts w:ascii="Browallia New" w:hAnsi="Browallia New" w:cs="Browallia New"/>
          <w:sz w:val="30"/>
          <w:sz w:val="30"/>
          <w:szCs w:val="30"/>
        </w:rPr>
        <w:t xml:space="preserve">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 xml:space="preserve">ภายใน </w:t>
      </w:r>
      <w:r>
        <w:rPr>
          <w:rFonts w:cs="Browallia New" w:ascii="Browallia New" w:hAnsi="Browallia New"/>
          <w:sz w:val="30"/>
          <w:szCs w:val="30"/>
          <w:highlight w:val="yellow"/>
        </w:rPr>
        <w:t xml:space="preserve">150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วัน</w:t>
      </w:r>
      <w:ins w:id="22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t xml:space="preserve"> นับจากวันที่เริ่มทำงานตามที่ระบุไว้ในข้อ </w:t>
        </w:r>
      </w:ins>
      <w:ins w:id="23" w:author="Kritaya Vuttisant (KTV)" w:date="2026-10-28T10:20:00Z">
        <w:r>
          <w:rPr>
            <w:rFonts w:cs="Browallia New" w:ascii="Browallia New" w:hAnsi="Browallia New"/>
            <w:sz w:val="30"/>
            <w:szCs w:val="30"/>
            <w:highlight w:val="yellow"/>
          </w:rPr>
          <w:t xml:space="preserve">2.3 </w:t>
        </w:r>
      </w:ins>
      <w:r>
        <w:rPr>
          <w:rFonts w:cs="Browallia New" w:ascii="Browallia New" w:hAnsi="Browallia New"/>
          <w:sz w:val="30"/>
          <w:szCs w:val="30"/>
          <w:highlight w:val="yellow"/>
        </w:rPr>
        <w:t xml:space="preserve"> </w:t>
      </w:r>
      <w:del w:id="24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นับถัดจากวัน</w:delText>
        </w:r>
      </w:del>
      <w:del w:id="25" w:author="Kritaya Vuttisant (KTV)" w:date="2026-10-27T10:21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ลงนามใน</w:delText>
        </w:r>
      </w:del>
      <w:del w:id="26" w:author="Kritaya Vuttisant (KTV)" w:date="2026-10-28T10:20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สัญญา</w:delText>
        </w:r>
      </w:del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3.2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ในการเรียบก็บเงินค่าจ้างในแต่ละงวด ผู้รับจ้างต้องทำใบสรุปงานที่ทำแล้วเสร็จในงวดนั้น ๆ พร้อมเอกสารสนับสนุนต่างๆ ตามที่ผู้ว่าจ้างกำหนด ส่งให้ผู้ว่าจ้างตรวจสอบภายใน </w:t>
      </w:r>
      <w:r>
        <w:rPr>
          <w:rFonts w:cs="Browallia New" w:ascii="Browallia New" w:hAnsi="Browallia New"/>
          <w:sz w:val="30"/>
          <w:szCs w:val="30"/>
        </w:rPr>
        <w:t>15 (</w:t>
      </w:r>
      <w:r>
        <w:rPr>
          <w:rFonts w:ascii="Browallia New" w:hAnsi="Browallia New" w:cs="Browallia New"/>
          <w:sz w:val="30"/>
          <w:sz w:val="30"/>
          <w:szCs w:val="30"/>
        </w:rPr>
        <w:t>สิบห้า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วันนับจากวันส่งมอบงาน 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bookmarkStart w:id="4" w:name="_Hlk168065725"/>
      <w:bookmarkEnd w:id="4"/>
      <w:r>
        <w:rPr>
          <w:rFonts w:cs="Browallia New" w:ascii="Browallia New" w:hAnsi="Browallia New"/>
          <w:sz w:val="30"/>
          <w:szCs w:val="30"/>
        </w:rPr>
        <w:t>3.3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ผู้ว่าจ้างจะชำระค่าจ้างในแต่ละงวดให้ผู้รับจ้าง ภายใน </w:t>
      </w:r>
      <w:r>
        <w:rPr>
          <w:rFonts w:cs="Browallia New" w:ascii="Browallia New" w:hAnsi="Browallia New"/>
          <w:sz w:val="30"/>
          <w:szCs w:val="30"/>
        </w:rPr>
        <w:t xml:space="preserve">60 (</w:t>
      </w:r>
      <w:r>
        <w:rPr>
          <w:rFonts w:ascii="Browallia New" w:hAnsi="Browallia New" w:cs="Browallia New"/>
          <w:sz w:val="30"/>
          <w:sz w:val="30"/>
          <w:szCs w:val="30"/>
        </w:rPr>
        <w:t>หกสิบ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>วันนับจากวันที่ผู้ว่าจ้างได้รับใบแจ้งหนี้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>ใบเสร็จรับเงิน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ใบกำกับภาษี พร้อมกับใบสรุปงานที่ถูกต้องครบถ้วนจากผู้รับจ้างแล้ว 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bookmarkStart w:id="5" w:name="_Hlk168065725"/>
      <w:bookmarkEnd w:id="5"/>
      <w:r>
        <w:rPr>
          <w:rFonts w:ascii="Browallia New" w:hAnsi="Browallia New" w:cs="Browallia New"/>
          <w:sz w:val="30"/>
          <w:sz w:val="30"/>
          <w:szCs w:val="30"/>
        </w:rPr>
        <w:t xml:space="preserve">ทั้งนี้ เงื่อนไขการชำระค่าจ้างเป็นไปตามเงื่อนไขทั่วไปของสัญญา 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 xml:space="preserve">1 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 xml:space="preserve">4) 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 xml:space="preserve">หลักประกันการปฏิบัติตามสัญญา และเงินประกันผลงาน </w:t>
      </w:r>
      <w:r>
        <w:rPr>
          <w:rFonts w:cs="Browallia New" w:ascii="Browallia New" w:hAnsi="Browallia New"/>
          <w:b/>
          <w:bCs/>
          <w:sz w:val="30"/>
          <w:szCs w:val="30"/>
        </w:rPr>
        <w:t>(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b/>
          <w:bCs/>
          <w:sz w:val="30"/>
          <w:szCs w:val="30"/>
        </w:rPr>
        <w:t>)</w:t>
        <w:tab/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4.1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ผู้รับจ้างตกลงจัดหาและนำหลักประกันการปฏิบัติตามสัญญามาส่งมอบให้ผู้ว่าจ้าง เพื่อประกันความรับผิดในการทำงานและการปฏิบัติตามสัญญา และ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>หรือประกันคุณภาพงาน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ประกันผลงาน ดังนี้</w:t>
      </w:r>
    </w:p>
    <w:p>
      <w:pPr>
        <w:pStyle w:val="Normal"/>
        <w:spacing w:before="60" w:after="160"/>
        <w:ind w:hanging="540" w:start="126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4.1.1 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ส่งมอบหนังสือค้ำประกันของธนาคารหรือหนังสือค้ำประกันอิเล็กทรอนิกส์ ซึ่งออกโดยธนาคารหรือสถาบันการเงินในประเทศไทย กำหนดวงเงินค้ำประกันเป็นจำนวนเงินไม่ต่ำกว่า</w:t>
      </w:r>
      <w:del w:id="27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....................</w:delText>
        </w:r>
      </w:del>
      <w:ins w:id="28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</w:t>
        </w:r>
      </w:ins>
      <w:ins w:id="29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30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.........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del w:id="31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 xml:space="preserve">(........................................) </w:delText>
        </w:r>
      </w:del>
      <w:ins w:id="32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(...............</w:t>
        </w:r>
      </w:ins>
      <w:ins w:id="33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34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 xml:space="preserve">....................) </w:t>
        </w:r>
      </w:ins>
      <w:r>
        <w:rPr>
          <w:rFonts w:ascii="Browallia New" w:hAnsi="Browallia New" w:cs="Browallia New"/>
          <w:sz w:val="30"/>
          <w:sz w:val="30"/>
          <w:szCs w:val="30"/>
        </w:rPr>
        <w:t>ให้ผู้ว่าจ้างภายใน</w:t>
      </w:r>
      <w:del w:id="35" w:author="Kritaya Vuttisant (KTV)" w:date="2026-10-28T10:21:00Z">
        <w:r>
          <w:rPr>
            <w:rFonts w:ascii="Browallia New" w:hAnsi="Browallia New" w:cs="Browallia New"/>
            <w:sz w:val="30"/>
            <w:sz w:val="30"/>
            <w:szCs w:val="30"/>
          </w:rPr>
          <w:delText>……………</w:delText>
        </w:r>
      </w:del>
      <w:del w:id="36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..….</w:delText>
        </w:r>
      </w:del>
      <w:ins w:id="37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………</w:t>
        </w:r>
      </w:ins>
      <w:ins w:id="38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39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…..….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วันนับแต่วันที่ทำสัญญาหรือภายในระยะเวลาที่ผู้ว่าจ้างกำหนด โดยหนังสือค้ำประกันดังกล่าวต้องเป็นไปตามแบบและเงื่อนไขที่ผู้ว่าจ้างกำหนดหรือให้ความเห็นชอบ </w:t>
      </w:r>
      <w:bookmarkStart w:id="6" w:name="_Hlk168066050"/>
      <w:r>
        <w:rPr>
          <w:rFonts w:ascii="Browallia New" w:hAnsi="Browallia New" w:cs="Browallia New"/>
          <w:sz w:val="30"/>
          <w:sz w:val="30"/>
          <w:szCs w:val="30"/>
        </w:rPr>
        <w:t xml:space="preserve">โดยมีกำหนดเวลาการค้ำประกันตลอดไปจนกว่าหน้าที่ของผู้รับจ้างตามสัญญานี้จะสิ้นสุดลง </w:t>
      </w:r>
      <w:bookmarkEnd w:id="6"/>
    </w:p>
    <w:p>
      <w:pPr>
        <w:pStyle w:val="Normal"/>
        <w:spacing w:before="60" w:after="160"/>
        <w:ind w:hanging="540" w:start="126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4.1.2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ยินยอมให้ผู้ว่าจ้างหักเงินค่าจ้างที่ต้องชำระตามข้อ </w:t>
      </w:r>
      <w:r>
        <w:rPr>
          <w:rFonts w:cs="Browallia New" w:ascii="Browallia New" w:hAnsi="Browallia New"/>
          <w:sz w:val="30"/>
          <w:szCs w:val="30"/>
        </w:rPr>
        <w:t xml:space="preserve">3.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ไว้ในอัตราร้อยละ </w:t>
      </w:r>
      <w:del w:id="40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.....</w:delText>
        </w:r>
      </w:del>
      <w:del w:id="41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.....</w:delText>
        </w:r>
      </w:del>
      <w:del w:id="42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 xml:space="preserve">........ </w:delText>
        </w:r>
      </w:del>
      <w:ins w:id="43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</w:t>
        </w:r>
      </w:ins>
      <w:ins w:id="44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..-</w:t>
        </w:r>
      </w:ins>
      <w:ins w:id="45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 xml:space="preserve">........ </w:t>
        </w:r>
      </w:ins>
      <w:del w:id="46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 xml:space="preserve">(.........%) </w:delText>
        </w:r>
      </w:del>
      <w:ins w:id="47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(....</w:t>
        </w:r>
      </w:ins>
      <w:ins w:id="48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49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 xml:space="preserve">...%) 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จากเงินค่าจ้างที่ผู้ว่าจ้างจะต้องชำระให้ผู้รับจ้างในแต่ละงวด ไปจนกว่าจะครบจำนวน</w:t>
      </w:r>
      <w:del w:id="50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................................</w:delText>
        </w:r>
      </w:del>
      <w:ins w:id="51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.............</w:t>
        </w:r>
      </w:ins>
      <w:ins w:id="52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53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..............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บาท   </w:t>
      </w:r>
      <w:del w:id="54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(................................)</w:delText>
        </w:r>
      </w:del>
      <w:ins w:id="55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(............</w:t>
        </w:r>
      </w:ins>
      <w:ins w:id="56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57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..............)</w:t>
        </w:r>
      </w:ins>
    </w:p>
    <w:p>
      <w:pPr>
        <w:pStyle w:val="Normal"/>
        <w:spacing w:before="60" w:after="160"/>
        <w:ind w:hanging="540" w:start="126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4.1.3</w:t>
        <w:tab/>
      </w:r>
      <w:r>
        <w:rPr>
          <w:rFonts w:ascii="Browallia New" w:hAnsi="Browallia New" w:cs="Browallia New"/>
          <w:sz w:val="30"/>
          <w:sz w:val="30"/>
          <w:szCs w:val="30"/>
        </w:rPr>
        <w:t>วางหลักประกันเป็นเงิน จำนวน</w:t>
      </w:r>
      <w:del w:id="58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....................</w:delText>
        </w:r>
      </w:del>
      <w:ins w:id="59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</w:t>
        </w:r>
      </w:ins>
      <w:ins w:id="60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61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..........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บาท </w:t>
      </w:r>
      <w:del w:id="62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 xml:space="preserve">(........................................)  </w:delText>
        </w:r>
      </w:del>
      <w:ins w:id="63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(..............</w:t>
        </w:r>
      </w:ins>
      <w:ins w:id="64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65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 xml:space="preserve">....................)  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โดยการส่งมอบดราฟต์หรือแคชเชียร์เช็คขีดคร่อมเข้าบัญชีของผู้ว่าจ้าง </w:t>
      </w:r>
      <w:r>
        <w:rPr>
          <w:rFonts w:cs="Browallia New" w:ascii="Browallia New" w:hAnsi="Browallia New"/>
          <w:sz w:val="30"/>
          <w:szCs w:val="30"/>
        </w:rPr>
        <w:t xml:space="preserve">(A/C Payee Only) </w:t>
      </w:r>
      <w:r>
        <w:rPr>
          <w:rFonts w:ascii="Browallia New" w:hAnsi="Browallia New" w:cs="Browallia New"/>
          <w:sz w:val="30"/>
          <w:sz w:val="30"/>
          <w:szCs w:val="30"/>
        </w:rPr>
        <w:t>หรือโอนเงินเข้าบัญชีเงินฝากธนาคารของผู้ว่าจ้าง ภายใน</w:t>
      </w:r>
      <w:del w:id="66" w:author="Kritaya Vuttisant (KTV)" w:date="2026-10-28T10:21:00Z">
        <w:r>
          <w:rPr>
            <w:rFonts w:ascii="Browallia New" w:hAnsi="Browallia New" w:cs="Browallia New"/>
            <w:sz w:val="30"/>
            <w:sz w:val="30"/>
            <w:szCs w:val="30"/>
          </w:rPr>
          <w:delText>……………</w:delText>
        </w:r>
      </w:del>
      <w:del w:id="67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delText>..….</w:delText>
        </w:r>
      </w:del>
      <w:ins w:id="68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……</w:t>
        </w:r>
      </w:ins>
      <w:ins w:id="69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-</w:t>
        </w:r>
      </w:ins>
      <w:ins w:id="70" w:author="Kritaya Vuttisant (KTV)" w:date="2026-10-28T10:21:00Z">
        <w:r>
          <w:rPr>
            <w:rFonts w:cs="Browallia New" w:ascii="Browallia New" w:hAnsi="Browallia New"/>
            <w:sz w:val="30"/>
            <w:szCs w:val="30"/>
          </w:rPr>
          <w:t>……..….</w:t>
        </w:r>
      </w:ins>
      <w:r>
        <w:rPr>
          <w:rFonts w:ascii="Browallia New" w:hAnsi="Browallia New" w:cs="Browallia New"/>
          <w:sz w:val="30"/>
          <w:sz w:val="30"/>
          <w:szCs w:val="30"/>
        </w:rPr>
        <w:t>วันนับแต่วันที่ทำสัญญาหรือภายในระยะเวลาที่ผู้ว่าจ้างกำหนด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4.2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ทั้งนี้ ผู้รับจ้างตกลงเป็นผู้รับผิดชอบชำระเงินค่าธรรมเนียม ค่าใช้จ่าย และ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>หรือค่าบริการอื่นใดเกี่ยวกับการดำเนินการจัดหาและส่งมอบหลักประกันที่ระบุข้างต้นเองทั้งหมด รวมถึงค่าธรรมเนียมในการโอนเงินให้ผู้ว่าจ้างตามที่ธนาคารเรียกเก็บ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4.3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สิทธิหน้าที่ของผู้ว่าจ้างและผู้รับจ้างอันเกี่ยวกับหลักประกันการปฏิบัติตามสัญญาและเงินประกันผลงาน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นี้ให้เป็นไปตามเงื่อนไขทั่วไปของสัญญา 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>1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BodyText"/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 xml:space="preserve">5) 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 xml:space="preserve">ค่าปรับ ค่าเสียหาย  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5.1</w:t>
        <w:tab/>
      </w:r>
      <w:r>
        <w:rPr>
          <w:rFonts w:ascii="Browallia New" w:hAnsi="Browallia New" w:cs="Browallia New"/>
          <w:sz w:val="30"/>
          <w:sz w:val="30"/>
          <w:szCs w:val="30"/>
        </w:rPr>
        <w:t>กรณีผู้รับจ้างปฏิบัติผิดสัญญา  ผู้รับจ้างตกลงชำระค่าปรับ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>ค่าเสียหายให้กับผู้ว่าจ้าง ดังต่อไปนี้</w:t>
      </w:r>
    </w:p>
    <w:p>
      <w:pPr>
        <w:pStyle w:val="BodyText"/>
        <w:tabs>
          <w:tab w:val="clear" w:pos="720"/>
          <w:tab w:val="left" w:pos="993" w:leader="none"/>
        </w:tabs>
        <w:spacing w:before="60" w:after="0"/>
        <w:ind w:hanging="284" w:start="1000" w:end="0"/>
        <w:jc w:val="start"/>
        <w:rPr>
          <w:rFonts w:ascii="Browallia New" w:hAnsi="Browallia New" w:cs="Browallia New"/>
          <w:sz w:val="30"/>
          <w:szCs w:val="3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511810</wp:posOffset>
                </wp:positionH>
                <wp:positionV relativeFrom="paragraph">
                  <wp:posOffset>27305</wp:posOffset>
                </wp:positionV>
                <wp:extent cx="191135" cy="181610"/>
                <wp:effectExtent l="8890" t="9525" r="8890" b="95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520" cy="181800"/>
                        </a:xfrm>
                        <a:prstGeom prst="straightConnector1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0.3pt;margin-top:2.15pt;width:15.05pt;height:14.2pt;flip:y" type="_x0000_t32">
                <v:stroke color="black" weight="255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eastAsia="Wingdings" w:cs="Wingdings" w:ascii="Wingdings" w:hAnsi="Wingdings"/>
          <w:sz w:val="36"/>
          <w:szCs w:val="36"/>
        </w:rPr>
        <w:sym w:font="Wingdings" w:char="f06f"/>
      </w:r>
      <w:r>
        <w:rPr>
          <w:rFonts w:ascii="Browallia New" w:hAnsi="Browallia New" w:cs="Browallia New"/>
          <w:sz w:val="30"/>
          <w:sz w:val="30"/>
          <w:szCs w:val="30"/>
        </w:rPr>
        <w:t>กรณีผู้รับจ้างส่งมอบงานล่าช้ากว่าวันแล้วเสร็จตามที่ตกลงกัน หรือผู้รับจ้างปฏิบัติงานหรือส่งมอบงานไม่ตรงตามที่ระบุไว้ในสัญญานี้ ผู้รับจ้างยอมให้ผู้ว่าจ้างดำเนินการดังนี้คือ</w:t>
      </w:r>
    </w:p>
    <w:p>
      <w:pPr>
        <w:pStyle w:val="BodyText"/>
        <w:ind w:hanging="709" w:start="2127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5.1.1 </w:t>
        <w:tab/>
      </w:r>
      <w:r>
        <w:rPr>
          <w:rFonts w:ascii="Browallia New" w:hAnsi="Browallia New" w:cs="Browallia New"/>
          <w:sz w:val="30"/>
          <w:sz w:val="30"/>
          <w:szCs w:val="30"/>
        </w:rPr>
        <w:t>ปรับผู้รับจ้างเป็นรายวันใน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 xml:space="preserve">อัตราวันละร้อยละ </w:t>
      </w:r>
      <w:r>
        <w:rPr>
          <w:rFonts w:cs="Browallia New" w:ascii="Browallia New" w:hAnsi="Browallia New"/>
          <w:sz w:val="30"/>
          <w:szCs w:val="30"/>
          <w:highlight w:val="yellow"/>
        </w:rPr>
        <w:t>0.2 (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ศูนย์จุดสอง</w:t>
      </w:r>
      <w:r>
        <w:rPr>
          <w:rFonts w:cs="Browallia New" w:ascii="Browallia New" w:hAnsi="Browallia New"/>
          <w:sz w:val="30"/>
          <w:szCs w:val="30"/>
          <w:highlight w:val="yellow"/>
        </w:rPr>
        <w:t xml:space="preserve">) </w:t>
      </w:r>
      <w:del w:id="71" w:author="Kritaya Vuttisant (KTV)" w:date="2026-10-27T10:2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>ของ</w:delText>
        </w:r>
      </w:del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ของมูลค่าสัญญา</w:t>
      </w:r>
      <w:ins w:id="72" w:author="Kritaya Vuttisant (KTV)" w:date="2026-10-27T10:2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t>ทั้งหมด</w:t>
        </w:r>
      </w:ins>
      <w:del w:id="73" w:author="Kritaya Vuttisant (KTV)" w:date="2026-10-27T10:2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 xml:space="preserve">ในระยะที่ </w:delText>
        </w:r>
      </w:del>
      <w:del w:id="74" w:author="Kritaya Vuttisant (KTV)" w:date="2026-10-27T10:29:00Z">
        <w:r>
          <w:rPr>
            <w:rFonts w:cs="Browallia New" w:ascii="Browallia New" w:hAnsi="Browallia New"/>
            <w:sz w:val="30"/>
            <w:szCs w:val="30"/>
            <w:highlight w:val="yellow"/>
          </w:rPr>
          <w:delText xml:space="preserve">1 </w:delText>
        </w:r>
      </w:del>
      <w:del w:id="75" w:author="Kritaya Vuttisant (KTV)" w:date="2026-10-27T10:29:00Z">
        <w:r>
          <w:rPr>
            <w:rFonts w:ascii="Browallia New" w:hAnsi="Browallia New" w:cs="Browallia New"/>
            <w:sz w:val="30"/>
            <w:sz w:val="30"/>
            <w:szCs w:val="30"/>
            <w:highlight w:val="yellow"/>
          </w:rPr>
          <w:delText xml:space="preserve">และระยะที่ </w:delText>
        </w:r>
      </w:del>
      <w:del w:id="76" w:author="Kritaya Vuttisant (KTV)" w:date="2026-10-27T10:29:00Z">
        <w:r>
          <w:rPr>
            <w:rFonts w:cs="Browallia New" w:ascii="Browallia New" w:hAnsi="Browallia New"/>
            <w:sz w:val="30"/>
            <w:szCs w:val="30"/>
            <w:highlight w:val="yellow"/>
          </w:rPr>
          <w:delText>2</w:delText>
        </w:r>
      </w:del>
      <w:r>
        <w:rPr>
          <w:rFonts w:cs="Browallia New" w:ascii="Browallia New" w:hAnsi="Browallia New"/>
          <w:sz w:val="30"/>
          <w:szCs w:val="30"/>
          <w:highlight w:val="yellow"/>
        </w:rPr>
        <w:t xml:space="preserve"> 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นับถัดจากกำหนดวันส่งมอบงาน</w:t>
      </w:r>
      <w:ins w:id="77" w:author="Kritaya Vuttisant (KTV)" w:date="2026-10-28T10:22:00Z">
        <w:r>
          <w:rPr>
            <w:rFonts w:ascii="Browallia New" w:hAnsi="Browallia New" w:cs="Browallia New"/>
            <w:sz w:val="30"/>
            <w:sz w:val="30"/>
            <w:szCs w:val="30"/>
          </w:rPr>
          <w:t>ทั้งหมด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 จนถึงวันที่ส่งมอบงานและตรวจรับมอบงานเรียบร้อยสมบูรณ์</w:t>
      </w:r>
    </w:p>
    <w:p>
      <w:pPr>
        <w:pStyle w:val="BodyText"/>
        <w:ind w:hanging="709" w:start="2127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5.1.2 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เรียกค่าเสียหายอันเกิดขึ้นจากการที่ผู้รับจ้างทำงานล่าช้า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sz w:val="30"/>
          <w:szCs w:val="30"/>
        </w:rPr>
        <w:t>)</w:t>
        <w:tab/>
      </w:r>
    </w:p>
    <w:p>
      <w:pPr>
        <w:pStyle w:val="BodyText"/>
        <w:tabs>
          <w:tab w:val="clear" w:pos="720"/>
          <w:tab w:val="left" w:pos="993" w:leader="none"/>
        </w:tabs>
        <w:spacing w:before="60" w:after="0"/>
        <w:ind w:hanging="284" w:start="1004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Wingdings" w:cs="Wingdings" w:ascii="Wingdings" w:hAnsi="Wingdings"/>
          <w:sz w:val="36"/>
          <w:szCs w:val="36"/>
        </w:rPr>
        <w:sym w:font="Wingdings" w:char="f06f"/>
      </w:r>
      <w:r>
        <w:rPr>
          <w:rFonts w:ascii="Browallia New" w:hAnsi="Browallia New" w:cs="Browallia New"/>
          <w:sz w:val="30"/>
          <w:sz w:val="30"/>
          <w:szCs w:val="30"/>
        </w:rPr>
        <w:t>กรณีไม่มีผู้มาปฏิบัติงานหรือมาปฏิบัติงานไม่ครบตามจำนวนที่กำหนด หรือปฏิบัติผิดเงื่อนไขของสัญญาในกรณีอื่นๆ</w:t>
      </w:r>
    </w:p>
    <w:p>
      <w:pPr>
        <w:pStyle w:val="BodyText"/>
        <w:ind w:hanging="709" w:start="2127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5.1.3</w:t>
        <w:tab/>
      </w:r>
      <w:r>
        <w:rPr>
          <w:rFonts w:ascii="Browallia New" w:hAnsi="Browallia New" w:cs="Browallia New"/>
          <w:sz w:val="30"/>
          <w:sz w:val="30"/>
          <w:szCs w:val="30"/>
        </w:rPr>
        <w:t>ปรับผู้รับจ้างเป็นรายวันในอัตรา</w:t>
      </w:r>
      <w:del w:id="78" w:author="Kritaya Vuttisant (KTV)" w:date="2026-10-28T10:22:00Z">
        <w:r>
          <w:rPr>
            <w:rFonts w:cs="Browallia New" w:ascii="Browallia New" w:hAnsi="Browallia New"/>
            <w:sz w:val="30"/>
            <w:szCs w:val="30"/>
          </w:rPr>
          <w:delText>........................</w:delText>
        </w:r>
      </w:del>
      <w:ins w:id="79" w:author="Kritaya Vuttisant (KTV)" w:date="2026-10-28T10:22:00Z">
        <w:r>
          <w:rPr>
            <w:rFonts w:cs="Browallia New" w:ascii="Browallia New" w:hAnsi="Browallia New"/>
            <w:sz w:val="30"/>
            <w:szCs w:val="30"/>
          </w:rPr>
          <w:t>.........-..........</w:t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บาท ต่อวันต่อคน </w:t>
      </w:r>
      <w:r>
        <w:rPr>
          <w:rFonts w:cs="Browallia New" w:ascii="Browallia New" w:hAnsi="Browallia New"/>
          <w:sz w:val="30"/>
          <w:szCs w:val="30"/>
        </w:rPr>
        <w:t xml:space="preserve">/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หรือต่อครั้ง 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5.2</w:t>
        <w:tab/>
      </w:r>
      <w:r>
        <w:rPr>
          <w:rFonts w:ascii="Browallia New" w:hAnsi="Browallia New" w:cs="Browallia New"/>
          <w:sz w:val="30"/>
          <w:sz w:val="30"/>
          <w:szCs w:val="30"/>
        </w:rPr>
        <w:t>ในระหว่างที่มีการปรับและ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หรือเรียกค่าเสียหายตามข้อ </w:t>
      </w:r>
      <w:r>
        <w:rPr>
          <w:rFonts w:cs="Browallia New" w:ascii="Browallia New" w:hAnsi="Browallia New"/>
          <w:sz w:val="30"/>
          <w:szCs w:val="30"/>
        </w:rPr>
        <w:t xml:space="preserve">5.1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นั้น ถ้าผู้ว่าจ้างเห็นว่าผู้รับจ้างไม่อาจปฏิบัติตามสัญญาต่อไปได้ ผู้ว่าจ้างมีสิทธิบอกเลิกสัญญาได้ทันทีและใช้สิทธิใด ๆ ตามที่กำหนดในสัญญานอกเหนือจากการปรับจนถึงวันบอกเลิกสัญญา รวมถึงสิทธิอื่นใดอันพึงมีตามกฎหมาย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5.3</w:t>
        <w:tab/>
      </w:r>
      <w:r>
        <w:rPr>
          <w:rFonts w:ascii="Browallia New" w:hAnsi="Browallia New" w:cs="Browallia New"/>
          <w:sz w:val="30"/>
          <w:sz w:val="30"/>
          <w:szCs w:val="30"/>
        </w:rPr>
        <w:t>กรณีผู้รับจ้างส่งมอบงานล่าช้า ผู้ว่าจ้างขอสงวนสิทธิ์ในการเรียกค่าปรับและ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หรือเรียกค่าเสียหาย ตามข้อ </w:t>
      </w:r>
      <w:r>
        <w:rPr>
          <w:rFonts w:cs="Browallia New" w:ascii="Browallia New" w:hAnsi="Browallia New"/>
          <w:sz w:val="30"/>
          <w:szCs w:val="30"/>
        </w:rPr>
        <w:t xml:space="preserve">5.1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ในทุกกรณี แม้ผู้ว่าจ้างได้ตรวจรับมอบงานแล้วก็ตาม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5.5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ถ้าผู้รับจ้างส่งมอบงานที่ว่าจ้างล่าช้าเกินกว่ากำหนดระยะเวลา หรือผิดเงื่อนไขหรือข้อตกลงข้อหนึ่งข้อใด และผู้ว่าจ้างใช้สิทธิบอกเลิกสัญญาตามเงื่อนไขที่ระบุในสัญญานี้ ผู้รับจ้างตกลงจะชำระค่าปรับให้แก่ผู้ว่าจ้างในอัตราร้อยละ </w:t>
      </w:r>
      <w:r>
        <w:rPr>
          <w:rFonts w:cs="Browallia New" w:ascii="Browallia New" w:hAnsi="Browallia New"/>
          <w:sz w:val="30"/>
          <w:szCs w:val="30"/>
        </w:rPr>
        <w:t>10 (</w:t>
      </w:r>
      <w:r>
        <w:rPr>
          <w:rFonts w:ascii="Browallia New" w:hAnsi="Browallia New" w:cs="Browallia New"/>
          <w:sz w:val="30"/>
          <w:sz w:val="30"/>
          <w:szCs w:val="30"/>
        </w:rPr>
        <w:t>สิบ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ของมูลค่าค่าจ้างทั้งหมด หรือ ค่าปรับตามข้อ </w:t>
      </w:r>
      <w:r>
        <w:rPr>
          <w:rFonts w:cs="Browallia New" w:ascii="Browallia New" w:hAnsi="Browallia New"/>
          <w:sz w:val="30"/>
          <w:szCs w:val="30"/>
        </w:rPr>
        <w:t xml:space="preserve">5.1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ทั้งนี้แล้วแต่จำนวนใดมากกว่า รวมทั้งชดใช้ค่าเสียหายทั้งหมดที่เกิดขึ้น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sz w:val="30"/>
          <w:szCs w:val="30"/>
        </w:rPr>
        <w:t xml:space="preserve">) </w:t>
      </w:r>
    </w:p>
    <w:p>
      <w:pPr>
        <w:pStyle w:val="BodyText"/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 xml:space="preserve">6)  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 xml:space="preserve">การบอกกล่าว </w:t>
      </w:r>
    </w:p>
    <w:p>
      <w:pPr>
        <w:pStyle w:val="BodyText"/>
        <w:spacing w:before="60" w:after="0"/>
        <w:ind w:hanging="284" w:start="284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</w:t>
      </w:r>
      <w:r>
        <w:rPr>
          <w:rFonts w:ascii="Browallia New" w:hAnsi="Browallia New" w:cs="Browallia New"/>
          <w:sz w:val="30"/>
          <w:sz w:val="30"/>
          <w:szCs w:val="30"/>
        </w:rPr>
        <w:t>บรรดาคำบอกกล่าวตามสัญญานี้ต้องทำเป็นลายลักษณ์อักษรและจะถือได้ว่าส่งไหปโดยชอบแล้ว หากได้จัดส่งทางหนึ่งทางใดต่อไปนี้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6.1  </w:t>
        <w:tab/>
      </w:r>
      <w:r>
        <w:rPr>
          <w:rFonts w:ascii="Browallia New" w:hAnsi="Browallia New" w:cs="Browallia New"/>
          <w:sz w:val="30"/>
          <w:sz w:val="30"/>
          <w:szCs w:val="30"/>
        </w:rPr>
        <w:t>ส่งมอบโดยบุคคลแก่ผู้แทนที่ได้มอบหมายของคู่สัญญาแต่ละฝ่าย</w:t>
      </w:r>
    </w:p>
    <w:p>
      <w:pPr>
        <w:pStyle w:val="Normal"/>
        <w:spacing w:before="60" w:after="0"/>
        <w:ind w:hanging="432" w:start="716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6.2  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ส่งทางไปรษณีย์ลงทะเบียน ณ ที่อยู๋ที่ติดต่อของคู่สัญญาตามที่ระบุไว้ดังนี้ หรือตามที่อยู่ซึ่งได้มีการเปลี่ยนแปลง และคู่สัญญาได้แจ้งให้แก่คู่สัญญาอีกฝ่ายหนึ่งทราบเป็นหนังสือแล้ว</w:t>
      </w:r>
    </w:p>
    <w:p>
      <w:pPr>
        <w:pStyle w:val="BodyText"/>
        <w:spacing w:before="60" w:after="0"/>
        <w:ind w:hanging="142" w:start="993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6.2.1  </w:t>
        <w:tab/>
      </w:r>
      <w:r>
        <w:rPr>
          <w:rFonts w:ascii="Browallia New" w:hAnsi="Browallia New" w:cs="Browallia New"/>
          <w:sz w:val="30"/>
          <w:sz w:val="30"/>
          <w:szCs w:val="30"/>
        </w:rPr>
        <w:t>ฝ่ายผู้ว่าจ้าง</w:t>
      </w:r>
    </w:p>
    <w:p>
      <w:pPr>
        <w:pStyle w:val="BodyText"/>
        <w:ind w:hanging="567" w:start="1418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ab/>
      </w:r>
      <w:del w:id="80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>บริษัท บางจาก</w:delText>
        </w:r>
      </w:del>
      <w:del w:id="81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 xml:space="preserve"> คอร์ปอเรชั่น </w:delText>
        </w:r>
      </w:del>
      <w:del w:id="82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delText>(</w:delText>
        </w:r>
      </w:del>
      <w:del w:id="83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>มหาชน</w:delText>
        </w:r>
      </w:del>
      <w:del w:id="84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delText>)</w:delText>
        </w:r>
      </w:del>
      <w:r>
        <w:rPr>
          <w:rFonts w:cs="Browallia New" w:ascii="Browallia New" w:hAnsi="Browallia New"/>
          <w:sz w:val="30"/>
          <w:szCs w:val="30"/>
        </w:rPr>
        <w:t xml:space="preserve"> </w:t>
      </w:r>
    </w:p>
    <w:p>
      <w:pPr>
        <w:pStyle w:val="BodyText"/>
        <w:ind w:hanging="567" w:start="1418" w:end="-1"/>
        <w:jc w:val="start"/>
        <w:rPr>
          <w:rFonts w:ascii="Browallia New" w:hAnsi="Browallia New" w:cs="Browallia New"/>
          <w:sz w:val="30"/>
          <w:szCs w:val="30"/>
          <w:ins w:id="86" w:author="Kritaya Vuttisant (KTV)" w:date="2026-10-28T10:23:00Z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ins w:id="85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ผู้ช่วยกรรมการผู้จัดการใหญ่ </w:t>
        </w:r>
      </w:ins>
      <w:r>
        <w:rPr>
          <w:rFonts w:ascii="Browallia New" w:hAnsi="Browallia New" w:cs="Browallia New"/>
          <w:sz w:val="30"/>
          <w:sz w:val="30"/>
          <w:szCs w:val="30"/>
        </w:rPr>
        <w:t>สายงานความมั่นคงปลอดภัยไซเบอร์และองค์กร</w:t>
      </w:r>
    </w:p>
    <w:p>
      <w:pPr>
        <w:pStyle w:val="BodyText"/>
        <w:ind w:hanging="567" w:start="1418" w:end="-1"/>
        <w:jc w:val="start"/>
        <w:rPr>
          <w:rFonts w:ascii="Browallia New" w:hAnsi="Browallia New" w:cs="Browallia New"/>
          <w:sz w:val="30"/>
          <w:szCs w:val="30"/>
        </w:rPr>
      </w:pPr>
      <w:ins w:id="87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tab/>
        </w:r>
      </w:ins>
      <w:ins w:id="88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t>บริษัท บางจาก</w:t>
        </w:r>
      </w:ins>
      <w:ins w:id="89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 คอร์ปอเรชั่น </w:t>
        </w:r>
      </w:ins>
      <w:ins w:id="90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t>(</w:t>
        </w:r>
      </w:ins>
      <w:ins w:id="91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t>มหาชน</w:t>
        </w:r>
      </w:ins>
      <w:ins w:id="92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t xml:space="preserve">) </w:t>
        </w:r>
      </w:ins>
      <w:r>
        <w:rPr>
          <w:rFonts w:cs="Browallia New" w:ascii="Browallia New" w:hAnsi="Browallia New"/>
          <w:sz w:val="30"/>
          <w:szCs w:val="30"/>
        </w:rPr>
        <w:t xml:space="preserve"> </w:t>
      </w:r>
    </w:p>
    <w:p>
      <w:pPr>
        <w:pStyle w:val="BodyText"/>
        <w:ind w:start="1418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 xml:space="preserve">เลขที่  </w:t>
      </w:r>
      <w:r>
        <w:rPr>
          <w:rFonts w:cs="Browallia New" w:ascii="Browallia New" w:hAnsi="Browallia New"/>
          <w:sz w:val="30"/>
          <w:szCs w:val="30"/>
        </w:rPr>
        <w:t xml:space="preserve">2098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อาคารเอ็ม ทาวเวอร์ ชั้น </w:t>
      </w:r>
      <w:r>
        <w:rPr>
          <w:rFonts w:cs="Browallia New" w:ascii="Browallia New" w:hAnsi="Browallia New"/>
          <w:sz w:val="30"/>
          <w:szCs w:val="30"/>
        </w:rPr>
        <w:t xml:space="preserve">8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ถนนสุขุมวิท แขวงพระโขนงใต้ เขตพระโขนง กรุงเทพมหานคร </w:t>
      </w:r>
      <w:r>
        <w:rPr>
          <w:rFonts w:cs="Browallia New" w:ascii="Browallia New" w:hAnsi="Browallia New"/>
          <w:sz w:val="30"/>
          <w:szCs w:val="30"/>
        </w:rPr>
        <w:t xml:space="preserve">10260           </w:t>
      </w:r>
    </w:p>
    <w:p>
      <w:pPr>
        <w:pStyle w:val="BodyText"/>
        <w:ind w:start="1418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color w:val="FF0000"/>
          <w:sz w:val="30"/>
          <w:sz w:val="30"/>
          <w:szCs w:val="30"/>
        </w:rPr>
        <w:t>หมายเลขโทรศัพท์</w:t>
      </w:r>
      <w:r>
        <w:rPr>
          <w:rFonts w:ascii="Browallia New" w:hAnsi="Browallia New" w:cs="Browallia New"/>
          <w:sz w:val="30"/>
          <w:sz w:val="30"/>
          <w:szCs w:val="30"/>
        </w:rPr>
        <w:t xml:space="preserve"> 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>………………</w:t>
      </w:r>
      <w:r>
        <w:rPr>
          <w:rFonts w:cs="Browallia New" w:ascii="Browallia New" w:hAnsi="Browallia New"/>
          <w:color w:val="FF0000"/>
          <w:sz w:val="30"/>
          <w:szCs w:val="30"/>
        </w:rPr>
        <w:tab/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>หมายเลขโทรสาร ………………</w:t>
      </w:r>
    </w:p>
    <w:p>
      <w:pPr>
        <w:pStyle w:val="BodyText"/>
        <w:ind w:hanging="567" w:start="1418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del w:id="93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>ส่งถึง</w:delText>
        </w:r>
      </w:del>
      <w:del w:id="94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delText xml:space="preserve">: </w:delText>
        </w:r>
      </w:del>
      <w:del w:id="95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 xml:space="preserve">ผู้ช่วยกรรมการผู้จัดการใหญ่ </w:delText>
        </w:r>
      </w:del>
      <w:del w:id="96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>สายงานความมั่นคงปลอดภัยไซเบอร์และองค์กร</w:delText>
        </w:r>
      </w:del>
    </w:p>
    <w:p>
      <w:pPr>
        <w:pStyle w:val="BodyText"/>
        <w:ind w:start="1418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BodyText"/>
        <w:ind w:hanging="142" w:start="993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 xml:space="preserve">6.2.2 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ฝ่ายผู้รับจ้าง </w:t>
      </w:r>
    </w:p>
    <w:p>
      <w:pPr>
        <w:pStyle w:val="BodyText"/>
        <w:tabs>
          <w:tab w:val="clear" w:pos="720"/>
          <w:tab w:val="left" w:pos="1418" w:leader="none"/>
        </w:tabs>
        <w:ind w:hanging="142" w:start="993" w:end="-1"/>
        <w:jc w:val="start"/>
        <w:rPr>
          <w:rFonts w:ascii="Browallia New" w:hAnsi="Browallia New" w:cs="Browallia New"/>
          <w:sz w:val="30"/>
          <w:szCs w:val="30"/>
          <w:ins w:id="98" w:author="Kritaya Vuttisant (KTV)" w:date="2026-10-28T10:23:00Z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ins w:id="97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t>กรรมการผู้จัดการ</w:t>
        </w:r>
      </w:ins>
    </w:p>
    <w:p>
      <w:pPr>
        <w:pStyle w:val="BodyText"/>
        <w:tabs>
          <w:tab w:val="clear" w:pos="720"/>
          <w:tab w:val="left" w:pos="1418" w:leader="none"/>
        </w:tabs>
        <w:ind w:hanging="142" w:start="993" w:end="-1"/>
        <w:jc w:val="start"/>
        <w:rPr/>
      </w:pPr>
      <w:ins w:id="99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tab/>
          <w:tab/>
        </w:r>
      </w:ins>
      <w:r>
        <w:rPr>
          <w:rFonts w:ascii="Browallia New" w:hAnsi="Browallia New" w:cs="Browallia New"/>
          <w:sz w:val="30"/>
          <w:sz w:val="30"/>
          <w:szCs w:val="30"/>
        </w:rPr>
        <w:t xml:space="preserve">บริษัท สถาปนิกชุมชนและสิ่งแวดล้อม อาศรมศิลป์ จำกัด </w:t>
      </w:r>
    </w:p>
    <w:p>
      <w:pPr>
        <w:pStyle w:val="BodyText"/>
        <w:tabs>
          <w:tab w:val="clear" w:pos="720"/>
          <w:tab w:val="left" w:pos="1418" w:leader="none"/>
        </w:tabs>
        <w:ind w:hanging="142" w:start="993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r>
        <w:rPr>
          <w:rFonts w:cs="Browallia New" w:ascii="Browallia New" w:hAnsi="Browallia New"/>
          <w:sz w:val="30"/>
          <w:szCs w:val="30"/>
        </w:rPr>
        <w:t xml:space="preserve">399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ซอยอนามัยงามเจริญ </w:t>
      </w:r>
      <w:r>
        <w:rPr>
          <w:rFonts w:cs="Browallia New" w:ascii="Browallia New" w:hAnsi="Browallia New"/>
          <w:sz w:val="30"/>
          <w:szCs w:val="30"/>
        </w:rPr>
        <w:t xml:space="preserve">25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แขวงท่าข้าม </w:t>
      </w:r>
    </w:p>
    <w:p>
      <w:pPr>
        <w:pStyle w:val="BodyText"/>
        <w:tabs>
          <w:tab w:val="clear" w:pos="720"/>
          <w:tab w:val="left" w:pos="1418" w:leader="none"/>
        </w:tabs>
        <w:ind w:hanging="142" w:start="993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เขตบางขุนเทียน กรุงเทพมหานคร </w:t>
      </w:r>
      <w:r>
        <w:rPr>
          <w:rFonts w:cs="Browallia New" w:ascii="Browallia New" w:hAnsi="Browallia New"/>
          <w:sz w:val="30"/>
          <w:szCs w:val="30"/>
        </w:rPr>
        <w:t>10150</w:t>
      </w:r>
    </w:p>
    <w:p>
      <w:pPr>
        <w:pStyle w:val="BodyText"/>
        <w:tabs>
          <w:tab w:val="clear" w:pos="720"/>
          <w:tab w:val="left" w:pos="1418" w:leader="none"/>
        </w:tabs>
        <w:ind w:hanging="142" w:start="993" w:end="-1"/>
        <w:jc w:val="start"/>
        <w:rPr>
          <w:rFonts w:ascii="Browallia New" w:hAnsi="Browallia New" w:cs="Browallia New"/>
          <w:color w:val="FF0000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</w:t>
      </w:r>
      <w:r>
        <w:rPr>
          <w:rFonts w:cs="Browallia New" w:ascii="Browallia New" w:hAnsi="Browallia New"/>
          <w:sz w:val="30"/>
          <w:szCs w:val="30"/>
        </w:rPr>
        <w:tab/>
        <w:tab/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 xml:space="preserve">หมายเลขโทรศัพท์  </w:t>
      </w:r>
      <w:r>
        <w:rPr>
          <w:rFonts w:cs="Browallia New" w:ascii="Browallia New" w:hAnsi="Browallia New"/>
          <w:color w:val="FF0000"/>
          <w:sz w:val="30"/>
          <w:szCs w:val="30"/>
        </w:rPr>
        <w:t>.................................</w:t>
        <w:tab/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 xml:space="preserve">หมายเลขโทรสาร </w:t>
      </w:r>
      <w:r>
        <w:rPr>
          <w:rFonts w:cs="Browallia New" w:ascii="Browallia New" w:hAnsi="Browallia New"/>
          <w:color w:val="FF0000"/>
          <w:sz w:val="30"/>
          <w:szCs w:val="30"/>
        </w:rPr>
        <w:t xml:space="preserve">................................ </w:t>
      </w:r>
    </w:p>
    <w:p>
      <w:pPr>
        <w:pStyle w:val="BodyText"/>
        <w:ind w:hanging="142" w:start="993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del w:id="100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>ส่งถึง</w:delText>
        </w:r>
      </w:del>
      <w:del w:id="101" w:author="Kritaya Vuttisant (KTV)" w:date="2026-10-28T10:23:00Z">
        <w:r>
          <w:rPr>
            <w:rFonts w:cs="Browallia New" w:ascii="Browallia New" w:hAnsi="Browallia New"/>
            <w:sz w:val="30"/>
            <w:szCs w:val="30"/>
          </w:rPr>
          <w:delText xml:space="preserve">: </w:delText>
        </w:r>
      </w:del>
      <w:del w:id="102" w:author="Kritaya Vuttisant (KTV)" w:date="2026-10-28T10:23:00Z">
        <w:r>
          <w:rPr>
            <w:rFonts w:ascii="Browallia New" w:hAnsi="Browallia New" w:cs="Browallia New"/>
            <w:sz w:val="30"/>
            <w:sz w:val="30"/>
            <w:szCs w:val="30"/>
          </w:rPr>
          <w:delText>กรรมการผู้จัดการ</w:delText>
        </w:r>
      </w:del>
    </w:p>
    <w:p>
      <w:pPr>
        <w:pStyle w:val="BodyText"/>
        <w:ind w:hanging="142" w:start="993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BodyText"/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 xml:space="preserve">7) 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ความรับผิดในความชำรุดบกพร่อง</w:t>
      </w:r>
    </w:p>
    <w:p>
      <w:pPr>
        <w:pStyle w:val="BodyText"/>
        <w:spacing w:before="60" w:after="160"/>
        <w:ind w:hanging="288" w:start="288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 w:val="30"/>
          <w:szCs w:val="30"/>
        </w:rPr>
        <w:t>ผู้รับจ้างตกลง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 xml:space="preserve">รับประกันความชำรุดบกพร่องของงาน ภายในระยะเวลา </w:t>
      </w:r>
      <w:r>
        <w:rPr>
          <w:rFonts w:cs="Browallia New" w:ascii="Browallia New" w:hAnsi="Browallia New"/>
          <w:sz w:val="30"/>
          <w:szCs w:val="30"/>
          <w:highlight w:val="yellow"/>
        </w:rPr>
        <w:t>.....</w:t>
      </w:r>
      <w:ins w:id="103" w:author="Kritaya Vuttisant (KTV)" w:date="2026-10-27T10:13:00Z">
        <w:r>
          <w:rPr>
            <w:rFonts w:cs="Browallia New" w:ascii="Browallia New" w:hAnsi="Browallia New"/>
            <w:sz w:val="30"/>
            <w:szCs w:val="30"/>
            <w:highlight w:val="yellow"/>
          </w:rPr>
          <w:t>12</w:t>
        </w:r>
      </w:ins>
      <w:r>
        <w:rPr>
          <w:rFonts w:cs="Browallia New" w:ascii="Browallia New" w:hAnsi="Browallia New"/>
          <w:sz w:val="30"/>
          <w:szCs w:val="30"/>
          <w:highlight w:val="yellow"/>
        </w:rPr>
        <w:t>.....</w:t>
      </w:r>
      <w:r>
        <w:rPr>
          <w:rFonts w:ascii="Browallia New" w:hAnsi="Browallia New" w:cs="Browallia New"/>
          <w:sz w:val="30"/>
          <w:sz w:val="30"/>
          <w:szCs w:val="30"/>
          <w:highlight w:val="yellow"/>
        </w:rPr>
        <w:t>เดือน</w:t>
      </w:r>
      <w:r>
        <w:rPr>
          <w:rFonts w:ascii="Browallia New" w:hAnsi="Browallia New" w:cs="Browallia New"/>
          <w:sz w:val="30"/>
          <w:sz w:val="30"/>
          <w:szCs w:val="30"/>
        </w:rPr>
        <w:t xml:space="preserve"> นับจากวันที่ผู้ว่าจ้างได้ตรวจรับงานจากผู้รับจ้าง หรือจากผู้รับจ้างคนใหม่ รายละเอียดปรากฏตามเงื่อนไขทั่วไปของสัญญาที่กำหนดในเอกสารแนบท้ายสัญญาหมายเลข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>1</w:t>
      </w:r>
    </w:p>
    <w:p>
      <w:pPr>
        <w:pStyle w:val="BodyText"/>
        <w:spacing w:before="60" w:after="160"/>
        <w:ind w:hanging="288" w:start="288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>8)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 xml:space="preserve">ข้อกำหนดการให้สิทธิบริษัทในเครือของผู้ว่าจ้าง </w:t>
      </w:r>
      <w:r>
        <w:rPr>
          <w:rFonts w:cs="Browallia New" w:ascii="Browallia New" w:hAnsi="Browallia New"/>
          <w:b/>
          <w:bCs/>
          <w:sz w:val="30"/>
          <w:szCs w:val="30"/>
        </w:rPr>
        <w:t>(Enabling Clause)</w:t>
      </w:r>
    </w:p>
    <w:p>
      <w:pPr>
        <w:pStyle w:val="Normal"/>
        <w:ind w:hanging="375" w:start="720" w:end="2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8.1</w:t>
        <w:tab/>
      </w:r>
      <w:r>
        <w:rPr>
          <w:rFonts w:ascii="Browallia New" w:hAnsi="Browallia New" w:cs="Browallia New"/>
          <w:sz w:val="30"/>
          <w:sz w:val="30"/>
          <w:szCs w:val="30"/>
        </w:rPr>
        <w:t>คู่สัญญาทั้งสองฝ่ายตกลงว่า หากบริษัทในเครือของผู้ว่าจ้างต้องการใช้บริการและ</w:t>
      </w:r>
      <w:r>
        <w:rPr>
          <w:rFonts w:cs="Browallia New" w:ascii="Browallia New" w:hAnsi="Browallia New"/>
          <w:sz w:val="30"/>
          <w:szCs w:val="30"/>
        </w:rPr>
        <w:t>/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หรือจ้างให้ผู้รับจ้างทำงานตามสัญญานี้ บริษัทในเครือของผู้ว่าจ้างจะออกคำสั่งจ้างถึงผู้รับจ้างระบุรายละเอียดของงานที่ต้องการให้ส่งมอบ และเงื่อนไขอื่นๆ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โดยในกรณีดังกล่าวบริษัทในเครือของผู้ว่าจ้างจะมีสถานะเป็นผู้ว่าจ้าง และผู้รับจ้างตกลงรับจ้างทำงานให้ถูกต้องครบถ้วนตามรายละเอียดที่ระบุไว้ในใบสั่งจ้างดังกล่าว โดยให้นำสิทธิและหน้าที่ของผู้ว่าจ้างและผู้รับจ้างตลอดจนข้อกำหนดและเงื่อนไขที่ปรากฏในสัญญานี้และเอกสารแนบท้าย ไปใช้บังคับกับการรับจ้างและการปฏิบัติงานตามคำสั่งจ้างดังกล่าวเพียงเท่าที่ไม่ขัดหรือแย้งกับข้อกำหนดและเงื่อนไขที่ระบุไว้ในคำสั่งจ้างที่ออกโดยบริษัทในเครือของผู้ว่าจ้างภายใต้ข้อนี้ โดยเงื่อนไขตามข้อ </w:t>
      </w:r>
      <w:r>
        <w:rPr>
          <w:rFonts w:cs="Browallia New" w:ascii="Browallia New" w:hAnsi="Browallia New"/>
          <w:sz w:val="30"/>
          <w:szCs w:val="30"/>
        </w:rPr>
        <w:t xml:space="preserve">8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นี้เป็นการให้สิทธิแก่บริษัทในเครือของผู้ว่าจ้าง แต่ไม่ใช่ข้อผูกมัดหรือบังคับบริษัทในเครือของผู้ว่าจ้างให้ต้องว่าจ้างผู้รับจ้างหรือต้องมีความสัมพันธ์ทางธุรกิจกับผู้รับจ้างแต่อย่างใด คำสั่งจ้างที่ออกภายใต้สัญญาข้อนี้จะออกเป็นใบสั่งจ้างย่อย และบริษัทในเครือของผู้ว่าจ้างที่ออกใบสั่งจ้างย่อยดังกล่าวจะมีสถานะเป็นผู้ว่าจ้างเอง</w:t>
      </w:r>
    </w:p>
    <w:p>
      <w:pPr>
        <w:pStyle w:val="Normal"/>
        <w:tabs>
          <w:tab w:val="clear" w:pos="720"/>
          <w:tab w:val="left" w:pos="810" w:leader="none"/>
        </w:tabs>
        <w:spacing w:before="0" w:after="160"/>
        <w:ind w:hanging="360" w:start="720" w:end="2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8.2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คำสั่งจ้างของบริษัทในเครือของผู้ว่าจ้าง จะออกเป็นใบสั่งจ้างย่อย ซึ่งจะมีผลผูกพันและถือเป็นสัญญาระหว่างผู้รับจ้างกับบริษัทในเครือของผู้ว่าจ้างรายที่เป็นผู้ออกใบสั่งจ้างย่อยดังกล่าว แยกต่างหากจากใบสั่งจ้างหรือข้อตกลงอื่นระหว่างผู้ว่าจ้างกับผู้รับจ้าง โดยผู้ว่าจ้างและบริษัทในเครือของผู้ว่าจ้างฝ่ายต่างมีหน้าที่และความรับผิดชอบในใบสั่งจ้างของตนแยกต่างหากจากกันและเป็นอิสระต่อกัน ทั้งผู้ว่าจ้างและบริษัทในเครือของผู้ว่าจ้างไม่มีหน้าที่และไม่มีความรับผิดชอบ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ไม่ว่าจะร่วมกันหรือแยกกัน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ต่อคำสั่งจ้างใด ๆ ที่ตนมิได้เป็นผู้ออก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เว้นแต่ผู้ว่าจ้างหรือบริษัทในเครือของผู้ว่าจ้างจะตกลงโดยชัดแจ้งเป็นอย่างอื่น</w:t>
      </w:r>
      <w:r>
        <w:rPr>
          <w:rFonts w:cs="Browallia New" w:ascii="Browallia New" w:hAnsi="Browallia New"/>
          <w:sz w:val="30"/>
          <w:szCs w:val="30"/>
        </w:rPr>
        <w:t>)</w:t>
      </w:r>
    </w:p>
    <w:p>
      <w:pPr>
        <w:pStyle w:val="BodyText"/>
        <w:tabs>
          <w:tab w:val="clear" w:pos="720"/>
          <w:tab w:val="left" w:pos="360" w:leader="none"/>
        </w:tabs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  <w:ins w:id="108" w:author="Kritaya Vuttisant (KTV)" w:date="2026-10-28T10:24:00Z"/>
        </w:rPr>
      </w:pPr>
      <w:r>
        <w:rPr>
          <w:rFonts w:cs="Browallia New" w:ascii="Browallia New" w:hAnsi="Browallia New"/>
          <w:b/>
          <w:bCs/>
          <w:sz w:val="30"/>
          <w:szCs w:val="30"/>
          <w:highlight w:val="yellow"/>
        </w:rPr>
        <w:t xml:space="preserve">9) </w:t>
        <w:tab/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  <w:highlight w:val="yellow"/>
        </w:rPr>
        <w:t xml:space="preserve">เงื่อนไขอื่น ๆ  </w:t>
      </w:r>
      <w:del w:id="104" w:author="Kritaya Vuttisant (KTV)" w:date="2026-10-28T10:32:00Z">
        <w:r>
          <w:rPr>
            <w:rFonts w:cs="Browallia New" w:ascii="Browallia New" w:hAnsi="Browallia New"/>
            <w:b/>
            <w:bCs/>
            <w:sz w:val="30"/>
            <w:szCs w:val="30"/>
            <w:highlight w:val="yellow"/>
          </w:rPr>
          <w:delText>(</w:delText>
        </w:r>
      </w:del>
      <w:del w:id="105" w:author="Kritaya Vuttisant (KTV)" w:date="2026-10-28T10:32:00Z">
        <w:r>
          <w:rPr>
            <w:rFonts w:ascii="Browallia New" w:hAnsi="Browallia New" w:cs="Browallia New"/>
            <w:b/>
            <w:b/>
            <w:bCs/>
            <w:sz w:val="30"/>
            <w:sz w:val="30"/>
            <w:szCs w:val="30"/>
            <w:highlight w:val="yellow"/>
          </w:rPr>
          <w:delText>ถ้ามี</w:delText>
        </w:r>
      </w:del>
      <w:del w:id="106" w:author="Kritaya Vuttisant (KTV)" w:date="2026-10-28T10:32:00Z">
        <w:r>
          <w:rPr>
            <w:rFonts w:cs="Browallia New" w:ascii="Browallia New" w:hAnsi="Browallia New"/>
            <w:b/>
            <w:bCs/>
            <w:sz w:val="30"/>
            <w:szCs w:val="30"/>
            <w:highlight w:val="yellow"/>
          </w:rPr>
          <w:delText>)</w:delText>
        </w:r>
      </w:del>
      <w:del w:id="107" w:author="Kritaya Vuttisant (KTV)" w:date="2026-10-28T10:32:00Z">
        <w:r>
          <w:rPr>
            <w:rFonts w:cs="Browallia New" w:ascii="Browallia New" w:hAnsi="Browallia New"/>
            <w:b/>
            <w:bCs/>
            <w:sz w:val="30"/>
            <w:szCs w:val="30"/>
          </w:rPr>
          <w:delText xml:space="preserve"> </w:delText>
        </w:r>
      </w:del>
    </w:p>
    <w:p>
      <w:pPr>
        <w:pStyle w:val="BodyText"/>
        <w:tabs>
          <w:tab w:val="clear" w:pos="720"/>
          <w:tab w:val="left" w:pos="360" w:leader="none"/>
        </w:tabs>
        <w:spacing w:before="120" w:after="0"/>
        <w:ind w:hanging="284" w:start="284" w:end="0"/>
        <w:jc w:val="start"/>
        <w:rPr>
          <w:rFonts w:ascii="Browallia New" w:hAnsi="Browallia New" w:cs="Browallia New"/>
          <w:sz w:val="30"/>
          <w:szCs w:val="30"/>
          <w:ins w:id="123" w:author="Kritaya Vuttisant (KTV)" w:date="2026-10-28T10:31:00Z"/>
        </w:rPr>
      </w:pPr>
      <w:ins w:id="109" w:author="Kritaya Vuttisant (KTV)" w:date="2026-10-28T10:32:00Z">
        <w:r>
          <w:rPr>
            <w:rFonts w:cs="Browallia New" w:ascii="Browallia New" w:hAnsi="Browallia New"/>
            <w:sz w:val="30"/>
            <w:szCs w:val="30"/>
          </w:rPr>
          <w:t>9.1</w:t>
        </w:r>
      </w:ins>
      <w:ins w:id="110" w:author="Kritaya Vuttisant (KTV)" w:date="2026-10-28T10:24:00Z">
        <w:r>
          <w:rPr>
            <w:rFonts w:cs="Browallia New" w:ascii="Browallia New" w:hAnsi="Browallia New"/>
            <w:b w:val="false"/>
            <w:bCs w:val="false"/>
            <w:sz w:val="30"/>
            <w:szCs w:val="30"/>
          </w:rPr>
          <w:t xml:space="preserve"> </w:t>
        </w:r>
      </w:ins>
      <w:ins w:id="111" w:author="Kritaya Vuttisant (KTV)" w:date="2026-10-28T10:48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คู่สัญญาทั้งสองฝ่ายตกลงไม่นำเงื่อนไขทั่วไปของสัญญาข้อ </w:t>
        </w:r>
      </w:ins>
      <w:ins w:id="112" w:author="Kritaya Vuttisant (KTV)" w:date="2026-10-28T10:48:00Z">
        <w:r>
          <w:rPr>
            <w:rFonts w:cs="Browallia New" w:ascii="Browallia New" w:hAnsi="Browallia New"/>
            <w:sz w:val="30"/>
            <w:szCs w:val="30"/>
          </w:rPr>
          <w:t xml:space="preserve">6.1 </w:t>
        </w:r>
      </w:ins>
      <w:ins w:id="113" w:author="Kritaya Vuttisant (KTV)" w:date="2026-10-28T10:48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และ </w:t>
        </w:r>
      </w:ins>
      <w:ins w:id="114" w:author="Kritaya Vuttisant (KTV)" w:date="2026-10-28T10:48:00Z">
        <w:r>
          <w:rPr>
            <w:rFonts w:cs="Browallia New" w:ascii="Browallia New" w:hAnsi="Browallia New"/>
            <w:sz w:val="30"/>
            <w:szCs w:val="30"/>
          </w:rPr>
          <w:t xml:space="preserve">6.2 </w:t>
        </w:r>
      </w:ins>
      <w:ins w:id="115" w:author="Kritaya Vuttisant (KTV)" w:date="2026-10-28T10:48:00Z">
        <w:r>
          <w:rPr>
            <w:rFonts w:ascii="Browallia New" w:hAnsi="Browallia New" w:cs="Browallia New"/>
            <w:sz w:val="30"/>
            <w:sz w:val="30"/>
            <w:szCs w:val="30"/>
          </w:rPr>
          <w:t>มาใช้บังคับ โดย</w:t>
        </w:r>
      </w:ins>
      <w:ins w:id="116" w:author="Kritaya Vuttisant (KTV)" w:date="2026-10-28T10:31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บรรดาผลงาน รายงานการศึกษา แนวคิด สถาปัตยกรรม และแบบกรอบผังแม่บท </w:t>
        </w:r>
      </w:ins>
      <w:ins w:id="117" w:author="Kritaya Vuttisant (KTV)" w:date="2026-10-28T10:31:00Z">
        <w:r>
          <w:rPr>
            <w:rFonts w:cs="Browallia New" w:ascii="Browallia New" w:hAnsi="Browallia New"/>
            <w:sz w:val="30"/>
            <w:szCs w:val="30"/>
          </w:rPr>
          <w:t xml:space="preserve">(Conceptual Master Plan) </w:t>
        </w:r>
      </w:ins>
      <w:ins w:id="118" w:author="Kritaya Vuttisant (KTV)" w:date="2026-10-28T10:31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ทั้งหมดที่ผู้รับจ้างได้จัดทำขึ้นภายใต้สัญญานี้ ให้ตกเป็นกรรมสิทธิ์ร่วมกันระหว่างผู้ว่าจ้างและผู้รับจ้างในสัดส่วนคนละเท่า ๆ กัน </w:t>
        </w:r>
      </w:ins>
      <w:ins w:id="119" w:author="Kritaya Vuttisant (KTV)" w:date="2026-10-28T10:31:00Z">
        <w:r>
          <w:rPr>
            <w:rFonts w:cs="Browallia New" w:ascii="Browallia New" w:hAnsi="Browallia New"/>
            <w:sz w:val="30"/>
            <w:szCs w:val="30"/>
          </w:rPr>
          <w:t>(</w:t>
        </w:r>
      </w:ins>
      <w:ins w:id="120" w:author="Kritaya Vuttisant (KTV)" w:date="2026-10-28T10:31:00Z">
        <w:r>
          <w:rPr>
            <w:rFonts w:ascii="Browallia New" w:hAnsi="Browallia New" w:cs="Browallia New"/>
            <w:sz w:val="30"/>
            <w:sz w:val="30"/>
            <w:szCs w:val="30"/>
          </w:rPr>
          <w:t>คนละครึ่ง</w:t>
        </w:r>
      </w:ins>
      <w:ins w:id="121" w:author="Kritaya Vuttisant (KTV)" w:date="2026-10-28T10:31:00Z">
        <w:r>
          <w:rPr>
            <w:rFonts w:cs="Browallia New" w:ascii="Browallia New" w:hAnsi="Browallia New"/>
            <w:sz w:val="30"/>
            <w:szCs w:val="30"/>
          </w:rPr>
          <w:t xml:space="preserve">) </w:t>
        </w:r>
      </w:ins>
      <w:ins w:id="122" w:author="Kritaya Vuttisant (KTV)" w:date="2026-10-28T10:31:00Z">
        <w:r>
          <w:rPr>
            <w:rFonts w:ascii="Browallia New" w:hAnsi="Browallia New" w:cs="Browallia New"/>
            <w:strike/>
            <w:color w:val="FF0000"/>
            <w:sz w:val="30"/>
            <w:sz w:val="30"/>
            <w:szCs w:val="30"/>
          </w:rPr>
          <w:t>ผู้ว่าจ้างมีสิทธินำผลงาน เอกสาร หรือแนวคิดดังกล่าวไปใช้ประโยชน์ในการวิเคราะห์ พัฒนา หรือต่อยอดเพื่อการดำเนินโครงการในอนาคตได้ โดยแจ้งให้ผู้รับจ้างทราบล่วงหน้าเป็นลายลักษณ์อักษร</w:t>
        </w:r>
      </w:ins>
    </w:p>
    <w:p>
      <w:pPr>
        <w:pStyle w:val="BodyText"/>
        <w:tabs>
          <w:tab w:val="clear" w:pos="720"/>
          <w:tab w:val="left" w:pos="360" w:leader="none"/>
        </w:tabs>
        <w:spacing w:before="120" w:after="0"/>
        <w:ind w:hanging="284" w:start="284" w:end="0"/>
        <w:jc w:val="start"/>
        <w:rPr>
          <w:rFonts w:ascii="Browallia New" w:hAnsi="Browallia New" w:cs="Browallia New"/>
          <w:b w:val="false"/>
          <w:bCs w:val="false"/>
          <w:sz w:val="30"/>
          <w:szCs w:val="30"/>
          <w:ins w:id="127" w:author="Kritaya Vuttisant (KTV)" w:date="2026-10-28T10:24:00Z"/>
        </w:rPr>
      </w:pPr>
      <w:ins w:id="124" w:author="Kritaya Vuttisant (KTV)" w:date="2026-10-28T10:31:00Z">
        <w:r>
          <w:rPr>
            <w:rFonts w:cs="Browallia New" w:ascii="Browallia New" w:hAnsi="Browallia New"/>
            <w:sz w:val="30"/>
            <w:szCs w:val="30"/>
          </w:rPr>
          <w:tab/>
        </w:r>
      </w:ins>
      <w:ins w:id="125" w:author="Kritaya Vuttisant (KTV)" w:date="2026-10-28T10:31:00Z">
        <w:r>
          <w:rPr>
            <w:rFonts w:ascii="Browallia New" w:hAnsi="Browallia New" w:cs="Browallia New"/>
            <w:sz w:val="30"/>
            <w:sz w:val="30"/>
            <w:szCs w:val="30"/>
          </w:rPr>
          <w:t xml:space="preserve">ทั้งนี้ ผู้ว่าจ้าง</w:t>
        </w:r>
        <w:r>
          <w:rPr>
            <w:rFonts w:ascii="Browallia New" w:hAnsi="Browallia New" w:cs="Browallia New"/>
            <w:strike/>
            <w:color w:val="FF0000"/>
            <w:sz w:val="30"/>
            <w:sz w:val="30"/>
            <w:szCs w:val="30"/>
          </w:rPr>
          <w:t xml:space="preserve">จะไม่นำผลงานดังกล่าวไปจำหน่าย โอนสิทธิ หรือเผยแพร่เพื่อประโยชน์เชิงพาณิชย์แก่บุคคลภายนอก เว้นแต่จะได้รับความยินยอมเป็นลายลักษณ์อักษรจากผู้รับจ้างก่อน</w:t>
        </w:r>
      </w:ins>
      <w:ins w:id="126" w:author="Kritaya Vuttisant (KTV)" w:date="2026-10-28T10:31:00Z">
        <w:r>
          <w:rPr>
            <w:rFonts w:cs="Browallia New" w:ascii="Browallia New" w:hAnsi="Browallia New"/>
            <w:strike/>
            <w:color w:val="FF0000"/>
            <w:sz w:val="30"/>
            <w:szCs w:val="30"/>
          </w:rPr>
          <w:t>.</w:t>
        </w:r>
      </w:ins>
      <w:r>
        <w:rPr>
          <w:rFonts w:cs="Browallia New" w:ascii="Browallia New" w:hAnsi="Browallia New"/>
          <w:color w:val="0000FF"/>
          <w:sz w:val="30"/>
          <w:szCs w:val="30"/>
          <w:u w:val="single"/>
        </w:rPr>
        <w:t xml:space="preserve">ไม่สามารถนำผลงาน หรือแนวคิดดังกล่าวไปให้ผู้ออกแบบรายอื่นใช้ประโยชน์ในการพัฒนา หรือต่อยอดเพื่อการดำเนินโครงการในอนาคตได้ ตามข้อบังคับสภาสถาปนิก ว่าด้วยจรรยาบรรณแห่งวิชาชีพสถาปัตยกรรม</w:t>
      </w:r>
    </w:p>
    <w:p>
      <w:pPr>
        <w:pStyle w:val="BodyText"/>
        <w:tabs>
          <w:tab w:val="clear" w:pos="720"/>
          <w:tab w:val="left" w:pos="360" w:leader="none"/>
        </w:tabs>
        <w:spacing w:before="120" w:after="0"/>
        <w:ind w:hanging="284" w:start="284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ins w:id="128" w:author="Kritaya Vuttisant (KTV)" w:date="2026-10-28T10:24:00Z">
        <w:r>
          <w:rPr>
            <w:rFonts w:cs="Browallia New" w:ascii="Browallia New" w:hAnsi="Browallia New"/>
            <w:sz w:val="30"/>
            <w:szCs w:val="30"/>
          </w:rPr>
          <w:t>9.2</w:t>
        </w:r>
      </w:ins>
      <w:ins w:id="129" w:author="Kritaya Vuttisant (KTV)" w:date="2026-10-28T10:24:00Z">
        <w:r>
          <w:rPr>
            <w:rFonts w:cs="Browallia New" w:ascii="Browallia New" w:hAnsi="Browallia New"/>
            <w:b w:val="false"/>
            <w:bCs w:val="false"/>
            <w:sz w:val="30"/>
            <w:szCs w:val="30"/>
          </w:rPr>
          <w:t xml:space="preserve"> </w:t>
        </w:r>
      </w:ins>
      <w:ins w:id="130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z w:val="30"/>
            <w:sz w:val="30"/>
            <w:szCs w:val="30"/>
          </w:rPr>
          <w:t xml:space="preserve">หากผู้ว่าจ้างมีความพร้อมทางด้านงบประมาณ และมีความประสงค์จะดำเนินโครงการต่อในขั้นตอนการออกแบบรายละเอียดและการจัดทำแบบก่อสร้าง </w:t>
        </w:r>
      </w:ins>
      <w:ins w:id="131" w:author="Kritaya Vuttisant (KTV)" w:date="2026-10-28T10:24:00Z">
        <w:r>
          <w:rPr>
            <w:rFonts w:cs="Browallia New" w:ascii="Browallia New" w:hAnsi="Browallia New"/>
            <w:b w:val="false"/>
            <w:bCs w:val="false"/>
            <w:sz w:val="30"/>
            <w:szCs w:val="30"/>
          </w:rPr>
          <w:t xml:space="preserve">(Detailed Design &amp; Construction Drawings)</w:t>
        </w:r>
      </w:ins>
      <w:r>
        <w:rPr>
          <w:rFonts w:cs="Browallia New" w:ascii="Browallia New" w:hAnsi="Browallia New"/>
          <w:b w:val="false"/>
          <w:bCs w:val="false"/>
          <w:color w:val="0000FF"/>
          <w:sz w:val="30"/>
          <w:szCs w:val="30"/>
          <w:u w:val="single"/>
        </w:rPr>
        <w:t xml:space="preserve"> จากแบบร่างขั้นต้นที่ผู้รับจ้างเป็นผู้ออกแบบ</w:t>
      </w:r>
      <w:ins w:id="901" w:author="Kritaya Vuttisant (KTV)" w:date="2026-10-28T10:24:00Z">
        <w:r>
          <w:rPr>
            <w:rFonts w:cs="Browallia New" w:ascii="Browallia New" w:hAnsi="Browallia New"/>
            <w:b w:val="false"/>
            <w:bCs w:val="false"/>
            <w:sz w:val="30"/>
            <w:szCs w:val="30"/>
          </w:rPr>
          <w:t xml:space="preserve"> </w:t>
        </w:r>
      </w:ins>
      <w:ins w:id="132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z w:val="30"/>
            <w:sz w:val="30"/>
            <w:szCs w:val="30"/>
          </w:rPr>
          <w:t>ผู้ว่าจ้าง</w:t>
        </w:r>
      </w:ins>
      <w:ins w:id="133" w:author="Kritaya Vuttisant (KTV)" w:date="2026-10-28T10:24:00Z">
        <w:r>
          <w:rPr>
            <w:rFonts w:ascii="Browallia New" w:hAnsi="Browallia New" w:cs="Browallia New"/>
            <w:strike/>
            <w:color w:val="FF0000"/>
            <w:sz w:val="30"/>
            <w:sz w:val="30"/>
            <w:szCs w:val="30"/>
          </w:rPr>
          <w:t>มีสิทธิเลือก</w:t>
        </w:r>
      </w:ins>
      <w:ins w:id="134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z w:val="30"/>
            <w:sz w:val="30"/>
            <w:szCs w:val="30"/>
          </w:rPr>
          <w:t>จะให้ผู้รับจ้างตามสัญญานี้เป็นผู้ออกแบบรายละเอียดของโครงการต่อไป</w:t>
        </w:r>
      </w:ins>
      <w:ins w:id="135" w:author="Kritaya Vuttisant (KTV)" w:date="2026-10-28T10:24:00Z">
        <w:r>
          <w:rPr>
            <w:rFonts w:ascii="Browallia New" w:hAnsi="Browallia New" w:cs="Browallia New"/>
            <w:strike/>
            <w:color w:val="FF0000"/>
            <w:sz w:val="30"/>
            <w:sz w:val="30"/>
            <w:szCs w:val="30"/>
          </w:rPr>
          <w:t>หรือไม่ก็ได้</w:t>
        </w:r>
      </w:ins>
      <w:ins w:id="136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z w:val="30"/>
            <w:sz w:val="30"/>
            <w:szCs w:val="30"/>
          </w:rPr>
          <w:t xml:space="preserve"> โดยอัตราค่าบริการวิชาชีพและขอบเขตงานจะเป็นไปตามมาตรฐานที่สมาคมสถาปนิกสยาม ในพระบรมราชูปถัมภ์ </w:t>
        </w:r>
      </w:ins>
      <w:ins w:id="137" w:author="Kritaya Vuttisant (KTV)" w:date="2026-10-28T10:24:00Z">
        <w:r>
          <w:rPr>
            <w:rFonts w:cs="Browallia New" w:ascii="Browallia New" w:hAnsi="Browallia New"/>
            <w:b w:val="false"/>
            <w:bCs w:val="false"/>
            <w:sz w:val="30"/>
            <w:szCs w:val="30"/>
          </w:rPr>
          <w:t xml:space="preserve">(ASA) </w:t>
        </w:r>
      </w:ins>
      <w:ins w:id="138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z w:val="30"/>
            <w:sz w:val="30"/>
            <w:szCs w:val="30"/>
          </w:rPr>
          <w:t xml:space="preserve">กำหนด </w:t>
        </w:r>
      </w:ins>
      <w:ins w:id="139" w:author="Kritaya Vuttisant (KTV)" w:date="2026-10-28T10:24:00Z">
        <w:r>
          <w:rPr>
            <w:rFonts w:ascii="Browallia New" w:hAnsi="Browallia New" w:cs="Browallia New"/>
            <w:strike/>
            <w:color w:val="FF0000"/>
            <w:sz w:val="30"/>
            <w:sz w:val="30"/>
            <w:szCs w:val="30"/>
          </w:rPr>
          <w:t>ในกรณีที่ผู้ว่าจ้างเลือกผู้รับจ้างให้ดำ</w:t>
        </w:r>
      </w:ins>
      <w:ins w:id="140" w:author="Kritaya Vuttisant (KTV)" w:date="2026-10-28T10:26:00Z">
        <w:r>
          <w:rPr>
            <w:rFonts w:ascii="Browallia New" w:hAnsi="Browallia New" w:cs="Browallia New"/>
            <w:strike/>
            <w:color w:val="FF0000"/>
            <w:sz w:val="30"/>
            <w:sz w:val="30"/>
            <w:szCs w:val="30"/>
          </w:rPr>
          <w:t>เนินการต่อ</w:t>
        </w:r>
      </w:ins>
      <w:ins w:id="141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trike/>
            <w:color w:val="FF0000"/>
            <w:sz w:val="30"/>
            <w:sz w:val="30"/>
            <w:szCs w:val="30"/>
          </w:rPr>
          <w:t xml:space="preserve"> ให้ถือว่าค่าบริการจ้างศึกษาความเป็นไปได้และออกแบบกรอบแนวคิด จำนวน </w:t>
        </w:r>
      </w:ins>
      <w:ins w:id="142" w:author="Kritaya Vuttisant (KTV)" w:date="2026-10-28T10:24:00Z">
        <w:r>
          <w:rPr>
            <w:rFonts w:cs="Browallia New" w:ascii="Browallia New" w:hAnsi="Browallia New"/>
            <w:b w:val="false"/>
            <w:bCs w:val="false"/>
            <w:strike/>
            <w:color w:val="FF0000"/>
            <w:sz w:val="30"/>
            <w:szCs w:val="30"/>
          </w:rPr>
          <w:t xml:space="preserve">5,000,000 </w:t>
        </w:r>
      </w:ins>
      <w:ins w:id="143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trike/>
            <w:color w:val="FF0000"/>
            <w:sz w:val="30"/>
            <w:sz w:val="30"/>
            <w:szCs w:val="30"/>
          </w:rPr>
          <w:t xml:space="preserve">บาท </w:t>
        </w:r>
      </w:ins>
      <w:ins w:id="144" w:author="Kritaya Vuttisant (KTV)" w:date="2026-10-28T10:24:00Z">
        <w:r>
          <w:rPr>
            <w:rFonts w:cs="Browallia New" w:ascii="Browallia New" w:hAnsi="Browallia New"/>
            <w:b w:val="false"/>
            <w:bCs w:val="false"/>
            <w:strike/>
            <w:color w:val="FF0000"/>
            <w:sz w:val="30"/>
            <w:szCs w:val="30"/>
          </w:rPr>
          <w:t>(</w:t>
        </w:r>
      </w:ins>
      <w:ins w:id="145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trike/>
            <w:color w:val="FF0000"/>
            <w:sz w:val="30"/>
            <w:sz w:val="30"/>
            <w:szCs w:val="30"/>
          </w:rPr>
          <w:t>ห้าล้านบาทถ้วน</w:t>
        </w:r>
      </w:ins>
      <w:ins w:id="146" w:author="Kritaya Vuttisant (KTV)" w:date="2026-10-28T10:24:00Z">
        <w:r>
          <w:rPr>
            <w:rFonts w:cs="Browallia New" w:ascii="Browallia New" w:hAnsi="Browallia New"/>
            <w:b w:val="false"/>
            <w:bCs w:val="false"/>
            <w:strike/>
            <w:color w:val="FF0000"/>
            <w:sz w:val="30"/>
            <w:szCs w:val="30"/>
          </w:rPr>
          <w:t xml:space="preserve">) </w:t>
        </w:r>
      </w:ins>
      <w:ins w:id="147" w:author="Kritaya Vuttisant (KTV)" w:date="2026-10-28T10:24:00Z">
        <w:r>
          <w:rPr>
            <w:rFonts w:ascii="Browallia New" w:hAnsi="Browallia New" w:cs="Browallia New"/>
            <w:b w:val="false"/>
            <w:b w:val="false"/>
            <w:bCs w:val="false"/>
            <w:strike/>
            <w:color w:val="FF0000"/>
            <w:sz w:val="30"/>
            <w:sz w:val="30"/>
            <w:szCs w:val="30"/>
          </w:rPr>
          <w:t>ตามสัญญานี้ เป็นส่วนหนึ่งของค่าบริการวิชาชีพออกแบบทั้งหมด และให้นำเงินจำนวนดังกล่าวมาหักออกจากยอดรวมค่าบริการวิชาชีพออกแบบสุทธิที่จะตกลงกันในสัญญาฉบับใหม่</w:t>
        </w:r>
      </w:ins>
    </w:p>
    <w:p>
      <w:pPr>
        <w:pStyle w:val="Normal"/>
        <w:spacing w:before="120" w:after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  <w:t xml:space="preserve">10)  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เอกสารแนบท้ายสัญญา</w:t>
      </w:r>
    </w:p>
    <w:p>
      <w:pPr>
        <w:pStyle w:val="Normal"/>
        <w:ind w:hanging="450" w:start="810" w:end="0"/>
        <w:jc w:val="start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10.1</w:t>
        <w:tab/>
      </w:r>
      <w:r>
        <w:rPr>
          <w:rFonts w:ascii="Browallia New" w:hAnsi="Browallia New" w:cs="Browallia New"/>
          <w:sz w:val="30"/>
          <w:sz w:val="30"/>
          <w:szCs w:val="30"/>
        </w:rPr>
        <w:t>ในวันทำสัญญา ผู้รับจ้างตกลงส่งมอบสำเนาหนังสือรับรองบริษัท สำเนา ภพ</w:t>
      </w:r>
      <w:r>
        <w:rPr>
          <w:rFonts w:cs="Browallia New" w:ascii="Browallia New" w:hAnsi="Browallia New"/>
          <w:sz w:val="30"/>
          <w:szCs w:val="30"/>
        </w:rPr>
        <w:t xml:space="preserve">. 20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สำเนาบัตรประจำตัวประชาชนกรรมการผู้มีอำนาจลงนาม และสำเนาหนังสือมอบอำนาจพร้อมทั้งสำเนาบัตรประจำตัวประชาชนผู้รับมอบอำนาจ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ที่ลงนามรับรองความถูกต้องโดยผู้มีอำนาจลงนามของผู้รับจ้าง ให้ผู้ว่าจ้าง เพื่อนำมาแนบเป็นหลักฐานประกอบการลงนามในสัญญานี้ </w:t>
      </w:r>
    </w:p>
    <w:p>
      <w:pPr>
        <w:pStyle w:val="Normal"/>
        <w:ind w:hanging="450" w:start="810" w:end="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10.2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ผู้ว่าจ้างและผู้รับจ้างตกลงให้ถือเอาบรรดาเอกสารแนบ ดังรายละเอียดที่ปรากฏข้างท้ายนี้  ตลอดจนเอกสาร ข้อกำหนด และมาตรฐานใดๆ ที่อ้างถึงในสัญญานี้หรือในบรรดาเอกสารแนบ เป็นส่วนหนึ่งของสัญญานี้และมีผลบังคับใช้ระหว่างคู่สัญญาโดยสมบูรณ์ทุกประการ </w:t>
      </w:r>
    </w:p>
    <w:p>
      <w:pPr>
        <w:pStyle w:val="Normal"/>
        <w:spacing w:before="60" w:after="0"/>
        <w:ind w:hanging="425" w:start="1235" w:end="0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10.2.1</w:t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เงื่อนไขทั่วไปของสัญญา     </w:t>
      </w:r>
    </w:p>
    <w:p>
      <w:pPr>
        <w:pStyle w:val="Normal"/>
        <w:tabs>
          <w:tab w:val="clear" w:pos="720"/>
          <w:tab w:val="left" w:pos="5103" w:leader="none"/>
          <w:tab w:val="left" w:pos="5670" w:leader="none"/>
        </w:tabs>
        <w:ind w:start="1440"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>1)</w:t>
        <w:tab/>
        <w:tab/>
        <w:tab/>
        <w:tab/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จำนวน </w:t>
      </w:r>
      <w:r>
        <w:rPr>
          <w:rFonts w:cs="Browallia New" w:ascii="Browallia New" w:hAnsi="Browallia New"/>
          <w:sz w:val="30"/>
          <w:szCs w:val="30"/>
        </w:rPr>
        <w:t xml:space="preserve">14 </w:t>
      </w:r>
      <w:r>
        <w:rPr>
          <w:rFonts w:ascii="Browallia New" w:hAnsi="Browallia New" w:cs="Browallia New"/>
          <w:sz w:val="30"/>
          <w:sz w:val="30"/>
          <w:szCs w:val="30"/>
        </w:rPr>
        <w:t>หน้า</w:t>
      </w:r>
    </w:p>
    <w:p>
      <w:pPr>
        <w:pStyle w:val="Normal"/>
        <w:spacing w:before="60" w:after="0"/>
        <w:ind w:hanging="425" w:start="1235" w:end="0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10.2.2</w:t>
        <w:tab/>
      </w:r>
      <w:r>
        <w:rPr>
          <w:rFonts w:ascii="Browallia New" w:hAnsi="Browallia New" w:cs="Browallia New"/>
          <w:sz w:val="30"/>
          <w:sz w:val="30"/>
          <w:szCs w:val="30"/>
        </w:rPr>
        <w:t>ขอบเขตงาน</w:t>
      </w:r>
    </w:p>
    <w:p>
      <w:pPr>
        <w:pStyle w:val="Normal"/>
        <w:tabs>
          <w:tab w:val="clear" w:pos="720"/>
          <w:tab w:val="left" w:pos="5103" w:leader="none"/>
          <w:tab w:val="left" w:pos="5670" w:leader="none"/>
        </w:tabs>
        <w:ind w:start="1440"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 xml:space="preserve">2)                    </w:t>
        <w:tab/>
        <w:tab/>
      </w:r>
      <w:r>
        <w:rPr>
          <w:rFonts w:ascii="Browallia New" w:hAnsi="Browallia New" w:cs="Browallia New"/>
          <w:sz w:val="30"/>
          <w:sz w:val="30"/>
          <w:szCs w:val="30"/>
        </w:rPr>
        <w:t xml:space="preserve">จำนวน </w:t>
      </w:r>
      <w:r>
        <w:rPr>
          <w:rFonts w:cs="Browallia New" w:ascii="Browallia New" w:hAnsi="Browallia New"/>
          <w:sz w:val="30"/>
          <w:szCs w:val="30"/>
        </w:rPr>
        <w:t xml:space="preserve">15 </w:t>
      </w:r>
      <w:r>
        <w:rPr>
          <w:rFonts w:ascii="Browallia New" w:hAnsi="Browallia New" w:cs="Browallia New"/>
          <w:sz w:val="30"/>
          <w:sz w:val="30"/>
          <w:szCs w:val="30"/>
        </w:rPr>
        <w:t>หน้า</w:t>
      </w:r>
    </w:p>
    <w:p>
      <w:pPr>
        <w:pStyle w:val="Normal"/>
        <w:spacing w:before="60" w:after="0"/>
        <w:ind w:hanging="425" w:start="1235" w:end="0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10.2.3</w:t>
        <w:tab/>
      </w:r>
      <w:r>
        <w:rPr>
          <w:rFonts w:ascii="Browallia New" w:hAnsi="Browallia New" w:cs="Browallia New"/>
          <w:sz w:val="30"/>
          <w:sz w:val="30"/>
          <w:szCs w:val="30"/>
        </w:rPr>
        <w:t>รายละเอียดเอกสารการเสนอราคาของผู้รับจ้าง</w:t>
      </w:r>
    </w:p>
    <w:p>
      <w:pPr>
        <w:pStyle w:val="Normal"/>
        <w:tabs>
          <w:tab w:val="clear" w:pos="720"/>
          <w:tab w:val="left" w:pos="5103" w:leader="none"/>
          <w:tab w:val="left" w:pos="5670" w:leader="none"/>
        </w:tabs>
        <w:ind w:start="1440"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เอกสารแนบท้ายสัญญาหมายเลข </w:t>
      </w:r>
      <w:r>
        <w:rPr>
          <w:rFonts w:cs="Browallia New" w:ascii="Browallia New" w:hAnsi="Browallia New"/>
          <w:sz w:val="30"/>
          <w:szCs w:val="30"/>
        </w:rPr>
        <w:t xml:space="preserve">3)                    </w:t>
        <w:tab/>
        <w:tab/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 xml:space="preserve">จำนวน </w:t>
      </w:r>
      <w:r>
        <w:rPr>
          <w:rFonts w:cs="Browallia New" w:ascii="Browallia New" w:hAnsi="Browallia New"/>
          <w:color w:val="FF0000"/>
          <w:sz w:val="30"/>
          <w:szCs w:val="30"/>
        </w:rPr>
        <w:t xml:space="preserve">XX 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>หน้า</w:t>
      </w:r>
    </w:p>
    <w:p>
      <w:pPr>
        <w:pStyle w:val="Normal"/>
        <w:ind w:start="720" w:end="-1"/>
        <w:jc w:val="start"/>
        <w:rPr>
          <w:rFonts w:ascii="Browallia New" w:hAnsi="Browallia New" w:cs="Browallia New"/>
          <w:sz w:val="30"/>
          <w:szCs w:val="30"/>
          <w:ins w:id="149" w:author="Kritaya Vuttisant (KTV)" w:date="2026-10-28T10:49:00Z"/>
        </w:rPr>
      </w:pPr>
      <w:ins w:id="148" w:author="Kritaya Vuttisant (KTV)" w:date="2026-10-28T10:49:00Z">
        <w:r>
          <w:rPr>
            <w:rFonts w:cs="Browallia New" w:ascii="Browallia New" w:hAnsi="Browallia New"/>
            <w:sz w:val="30"/>
            <w:szCs w:val="30"/>
          </w:rPr>
        </w:r>
      </w:ins>
    </w:p>
    <w:p>
      <w:pPr>
        <w:pStyle w:val="Normal"/>
        <w:ind w:start="720"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>ในกรณีที่ข้อความในเอกสารแนบท้ายสัญญาขัดหรือแย้งกับข้อความในสัญญานี้ ให้ใช้ข้อความในสัญญานี้บังคับ  และในกรณีที่เอกสารแนบท้ายสัญญาขัดแย้งกันเอง ให้ถือเอาข้อความในเอกสารลำดับต้นเป็นข้อความที่ถูกต้องและใช้บังคับ</w:t>
      </w:r>
    </w:p>
    <w:p>
      <w:pPr>
        <w:pStyle w:val="Normal"/>
        <w:tabs>
          <w:tab w:val="clear" w:pos="720"/>
          <w:tab w:val="left" w:pos="5670" w:leader="none"/>
        </w:tabs>
        <w:ind w:end="-360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jc w:val="start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คู่สัญญาทั้งสองฝ่ายได้อ่านและเข้าใจข้อความโดยละเอียดตลอดแล้ว จึงลงลายมือชื่อพร้อมทั้งประทับตรานิติบุคคลที่จดทะเบียน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ถ้ามี</w:t>
      </w:r>
      <w:r>
        <w:rPr>
          <w:rFonts w:cs="Browallia New" w:ascii="Browallia New" w:hAnsi="Browallia New"/>
          <w:sz w:val="30"/>
          <w:szCs w:val="30"/>
        </w:rPr>
        <w:t xml:space="preserve">)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ไว้เป็นสำคัญ </w:t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hanging="360" w:end="-790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 xml:space="preserve">บริษัท บางจาก คอร์ปอเรชั่น จำกัด </w:t>
      </w:r>
      <w:r>
        <w:rPr>
          <w:rFonts w:cs="Browallia New" w:ascii="Browallia New" w:hAnsi="Browallia New"/>
          <w:b/>
          <w:bCs/>
          <w:sz w:val="30"/>
          <w:szCs w:val="30"/>
        </w:rPr>
        <w:t>(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มหาชน</w:t>
      </w:r>
      <w:r>
        <w:rPr>
          <w:rFonts w:cs="Browallia New" w:ascii="Browallia New" w:hAnsi="Browallia New"/>
          <w:b/>
          <w:bCs/>
          <w:sz w:val="30"/>
          <w:szCs w:val="30"/>
        </w:rPr>
        <w:t>)</w:t>
      </w:r>
      <w:r>
        <w:rPr>
          <w:rFonts w:cs="Browallia New" w:ascii="Browallia New" w:hAnsi="Browallia New"/>
          <w:sz w:val="30"/>
          <w:szCs w:val="30"/>
        </w:rPr>
        <w:t xml:space="preserve">            </w:t>
      </w:r>
      <w:r>
        <w:rPr>
          <w:rFonts w:ascii="Browallia New" w:hAnsi="Browallia New" w:cs="Browallia New"/>
          <w:b/>
          <w:b/>
          <w:bCs/>
          <w:sz w:val="30"/>
          <w:sz w:val="30"/>
          <w:szCs w:val="30"/>
        </w:rPr>
        <w:t>บริษัท สถาปนิกชุมชนและสิ่งแวดล้อม อาศรมศิลป์ จำกัด</w:t>
      </w:r>
    </w:p>
    <w:p>
      <w:pPr>
        <w:pStyle w:val="Normal"/>
        <w:ind w:start="360" w:end="-360"/>
        <w:jc w:val="both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cs="Browallia New" w:ascii="Browallia New" w:hAnsi="Browallia New"/>
          <w:b/>
          <w:bCs/>
          <w:sz w:val="30"/>
          <w:szCs w:val="30"/>
        </w:rPr>
      </w:r>
    </w:p>
    <w:p>
      <w:pPr>
        <w:pStyle w:val="Normal"/>
        <w:ind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>ลงชื่อ</w:t>
      </w:r>
      <w:r>
        <w:rPr>
          <w:rFonts w:cs="Browallia New" w:ascii="Browallia New" w:hAnsi="Browallia New"/>
          <w:sz w:val="30"/>
          <w:szCs w:val="30"/>
        </w:rPr>
        <w:t>..................................................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ผู้ว่าจ้าง                 </w:t>
      </w:r>
      <w:r>
        <w:rPr>
          <w:rFonts w:cs="Browallia New" w:ascii="Browallia New" w:hAnsi="Browallia New"/>
          <w:sz w:val="30"/>
          <w:szCs w:val="30"/>
        </w:rPr>
        <w:tab/>
        <w:t xml:space="preserve">    </w:t>
      </w:r>
      <w:r>
        <w:rPr>
          <w:rFonts w:ascii="Browallia New" w:hAnsi="Browallia New" w:cs="Browallia New"/>
          <w:sz w:val="30"/>
          <w:sz w:val="30"/>
          <w:szCs w:val="30"/>
        </w:rPr>
        <w:t>ลงชื่อ</w:t>
      </w:r>
      <w:r>
        <w:rPr>
          <w:rFonts w:cs="Browallia New" w:ascii="Browallia New" w:hAnsi="Browallia New"/>
          <w:sz w:val="30"/>
          <w:szCs w:val="30"/>
        </w:rPr>
        <w:t>........................................</w:t>
      </w:r>
      <w:r>
        <w:rPr>
          <w:rFonts w:ascii="Browallia New" w:hAnsi="Browallia New" w:cs="Browallia New"/>
          <w:sz w:val="30"/>
          <w:sz w:val="30"/>
          <w:szCs w:val="30"/>
        </w:rPr>
        <w:t>ผู้รับจ้าง</w:t>
      </w:r>
    </w:p>
    <w:p>
      <w:pPr>
        <w:pStyle w:val="Normal"/>
        <w:ind w:start="357" w:end="-360"/>
        <w:jc w:val="both"/>
        <w:rPr/>
      </w:pPr>
      <w:r>
        <w:rPr>
          <w:rFonts w:eastAsia="Browallia New" w:cs="Browallia New" w:ascii="Browallia New" w:hAnsi="Browallia New"/>
          <w:sz w:val="30"/>
          <w:szCs w:val="30"/>
        </w:rPr>
        <w:t xml:space="preserve">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พันเอกปกรณ์กิตติ์ คงประดิษฐ์ธร</w:t>
      </w:r>
      <w:r>
        <w:rPr>
          <w:rFonts w:cs="Browallia New" w:ascii="Browallia New" w:hAnsi="Browallia New"/>
          <w:sz w:val="30"/>
          <w:szCs w:val="30"/>
        </w:rPr>
        <w:t>)                                      (</w:t>
      </w:r>
      <w:r>
        <w:rPr>
          <w:rFonts w:ascii="Browallia New" w:hAnsi="Browallia New" w:cs="Browallia New"/>
          <w:sz w:val="30"/>
          <w:sz w:val="30"/>
          <w:szCs w:val="30"/>
        </w:rPr>
        <w:t>นายนิพัฒน์ จักกะพาก</w:t>
      </w:r>
      <w:r>
        <w:rPr>
          <w:rFonts w:cs="Browallia New" w:ascii="Browallia New" w:hAnsi="Browallia New"/>
          <w:sz w:val="30"/>
          <w:szCs w:val="30"/>
        </w:rPr>
        <w:t>)</w:t>
      </w:r>
    </w:p>
    <w:p>
      <w:pPr>
        <w:pStyle w:val="Normal"/>
        <w:ind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ผู้ช่วยกรรมการผู้จัดการใหญ่                                               กรรมการบริษัท</w:t>
      </w:r>
    </w:p>
    <w:p>
      <w:pPr>
        <w:pStyle w:val="Normal"/>
        <w:ind w:hanging="450"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>สายงานความมั่นคงปลอดภัยไซเบอร์และองค์กร</w:t>
      </w:r>
    </w:p>
    <w:p>
      <w:pPr>
        <w:pStyle w:val="Normal"/>
        <w:ind w:hanging="450"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hanging="450"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                                                                        </w:t>
      </w:r>
      <w:r>
        <w:rPr>
          <w:rFonts w:ascii="Browallia New" w:hAnsi="Browallia New" w:cs="Browallia New"/>
          <w:sz w:val="30"/>
          <w:sz w:val="30"/>
          <w:szCs w:val="30"/>
        </w:rPr>
        <w:t>ลงชื่อ</w:t>
      </w:r>
      <w:r>
        <w:rPr>
          <w:rFonts w:cs="Browallia New" w:ascii="Browallia New" w:hAnsi="Browallia New"/>
          <w:sz w:val="30"/>
          <w:szCs w:val="30"/>
        </w:rPr>
        <w:t>........................................</w:t>
      </w:r>
      <w:r>
        <w:rPr>
          <w:rFonts w:ascii="Browallia New" w:hAnsi="Browallia New" w:cs="Browallia New"/>
          <w:sz w:val="30"/>
          <w:sz w:val="30"/>
          <w:szCs w:val="30"/>
        </w:rPr>
        <w:t>ผู้รับจ้าง</w:t>
      </w:r>
    </w:p>
    <w:p>
      <w:pPr>
        <w:pStyle w:val="Normal"/>
        <w:ind w:hanging="450"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                                                                               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นายภาณุมาศ ชเยนทร์</w:t>
      </w:r>
      <w:r>
        <w:rPr>
          <w:rFonts w:cs="Browallia New" w:ascii="Browallia New" w:hAnsi="Browallia New"/>
          <w:sz w:val="30"/>
          <w:szCs w:val="30"/>
        </w:rPr>
        <w:t>)</w:t>
      </w:r>
    </w:p>
    <w:p>
      <w:pPr>
        <w:pStyle w:val="Normal"/>
        <w:ind w:hanging="450"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                                                                                         </w:t>
      </w:r>
      <w:r>
        <w:rPr>
          <w:rFonts w:ascii="Browallia New" w:hAnsi="Browallia New" w:cs="Browallia New"/>
          <w:sz w:val="30"/>
          <w:sz w:val="30"/>
          <w:szCs w:val="30"/>
        </w:rPr>
        <w:t>กรรมการบริษัท</w:t>
      </w:r>
    </w:p>
    <w:p>
      <w:pPr>
        <w:pStyle w:val="Normal"/>
        <w:ind w:hanging="450"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 w:val="30"/>
          <w:szCs w:val="30"/>
        </w:rPr>
        <w:t>ลงชื่อ</w:t>
      </w:r>
      <w:r>
        <w:rPr>
          <w:rFonts w:cs="Browallia New" w:ascii="Browallia New" w:hAnsi="Browallia New"/>
          <w:sz w:val="30"/>
          <w:szCs w:val="30"/>
        </w:rPr>
        <w:t>....................................................</w:t>
      </w:r>
      <w:r>
        <w:rPr>
          <w:rFonts w:ascii="Browallia New" w:hAnsi="Browallia New" w:cs="Browallia New"/>
          <w:sz w:val="30"/>
          <w:sz w:val="30"/>
          <w:szCs w:val="30"/>
        </w:rPr>
        <w:t xml:space="preserve">พยาน                      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>ลงชื่อ</w:t>
      </w:r>
      <w:r>
        <w:rPr>
          <w:rFonts w:cs="Browallia New" w:ascii="Browallia New" w:hAnsi="Browallia New"/>
          <w:color w:val="FF0000"/>
          <w:sz w:val="30"/>
          <w:szCs w:val="30"/>
        </w:rPr>
        <w:t>...........................................</w:t>
      </w:r>
      <w:r>
        <w:rPr>
          <w:rFonts w:ascii="Browallia New" w:hAnsi="Browallia New" w:cs="Browallia New"/>
          <w:color w:val="FF0000"/>
          <w:sz w:val="30"/>
          <w:sz w:val="30"/>
          <w:szCs w:val="30"/>
        </w:rPr>
        <w:t>พยาน</w:t>
      </w:r>
    </w:p>
    <w:p>
      <w:pPr>
        <w:pStyle w:val="Normal"/>
        <w:ind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    </w:t>
      </w:r>
      <w:r>
        <w:rPr>
          <w:rFonts w:cs="Browallia New" w:ascii="Browallia New" w:hAnsi="Browallia New"/>
          <w:sz w:val="30"/>
          <w:szCs w:val="30"/>
        </w:rPr>
        <w:t>(</w:t>
      </w:r>
      <w:r>
        <w:rPr>
          <w:rFonts w:ascii="Browallia New" w:hAnsi="Browallia New" w:cs="Browallia New"/>
          <w:sz w:val="30"/>
          <w:sz w:val="30"/>
          <w:szCs w:val="30"/>
        </w:rPr>
        <w:t>นางสาวอัญชลี เดชธราดล</w:t>
      </w:r>
      <w:r>
        <w:rPr>
          <w:rFonts w:cs="Browallia New" w:ascii="Browallia New" w:hAnsi="Browallia New"/>
          <w:sz w:val="30"/>
          <w:szCs w:val="30"/>
        </w:rPr>
        <w:t xml:space="preserve">)                        </w:t>
        <w:tab/>
        <w:t xml:space="preserve">        </w:t>
      </w:r>
      <w:r>
        <w:rPr>
          <w:rFonts w:cs="Browallia New" w:ascii="Browallia New" w:hAnsi="Browallia New"/>
          <w:color w:val="FF0000"/>
          <w:sz w:val="30"/>
          <w:szCs w:val="30"/>
        </w:rPr>
        <w:t>(.............................................)</w:t>
      </w:r>
    </w:p>
    <w:p>
      <w:pPr>
        <w:pStyle w:val="Normal"/>
        <w:ind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eastAsia="Browallia New" w:cs="Browallia New" w:ascii="Browallia New" w:hAnsi="Browallia New"/>
          <w:sz w:val="30"/>
          <w:szCs w:val="30"/>
        </w:rPr>
        <w:t xml:space="preserve"> </w:t>
      </w:r>
      <w:r>
        <w:rPr>
          <w:rFonts w:ascii="Browallia New" w:hAnsi="Browallia New" w:cs="Browallia New"/>
          <w:sz w:val="30"/>
          <w:sz w:val="30"/>
          <w:szCs w:val="30"/>
        </w:rPr>
        <w:t>ผู้จัดการส่วนบริหารประสิทธิภาพสำนักงาน</w:t>
      </w:r>
    </w:p>
    <w:p>
      <w:pPr>
        <w:pStyle w:val="Normal"/>
        <w:ind w:start="360" w:end="-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p>
      <w:pPr>
        <w:pStyle w:val="Normal"/>
        <w:ind w:end="-1"/>
        <w:rPr>
          <w:rFonts w:ascii="Browallia New" w:hAnsi="Browallia New" w:cs="Browallia New"/>
          <w:sz w:val="30"/>
          <w:szCs w:val="30"/>
        </w:rPr>
      </w:pPr>
      <w:r>
        <w:rPr>
          <w:rFonts w:cs="Browallia New" w:ascii="Browallia New" w:hAnsi="Browallia New"/>
          <w:sz w:val="30"/>
          <w:szCs w:val="3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6" w:gutter="0" w:header="720" w:top="776" w:footer="720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rdia New">
    <w:charset w:val="00" w:characterSet="windows-1252"/>
    <w:family w:val="swiss"/>
    <w:pitch w:val="variable"/>
  </w:font>
  <w:font w:name="Angsana New">
    <w:charset w:val="00" w:characterSet="windows-1252"/>
    <w:family w:val="roman"/>
    <w:pitch w:val="variable"/>
  </w:font>
  <w:font w:name="Browallia New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TH SarabunIT๙">
    <w:altName w:val="Browallia New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BrowalliaUP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BrowalliaUPC" w:hAnsi="BrowalliaUPC" w:cs="BrowalliaUPC"/>
        <w:szCs w:val="28"/>
      </w:rPr>
      <w:t xml:space="preserve">หน้า </w:t>
    </w:r>
    <w:r>
      <w:rPr>
        <w:rFonts w:ascii="BrowalliaUPC" w:hAnsi="BrowalliaUPC" w:cs="BrowalliaUPC"/>
        <w:b/>
        <w:b/>
        <w:bCs/>
        <w:szCs w:val="28"/>
      </w:rPr>
      <w:fldChar w:fldCharType="begin"/>
    </w:r>
    <w:r>
      <w:rPr>
        <w:b/>
        <w:b/>
        <w:szCs w:val="28"/>
        <w:bCs/>
        <w:rFonts w:ascii="BrowalliaUPC" w:hAnsi="BrowalliaUPC" w:cs="BrowalliaUPC"/>
      </w:rPr>
      <w:instrText xml:space="preserve"> PAGE \* ARABIC </w:instrText>
    </w:r>
    <w:r>
      <w:rPr>
        <w:b/>
        <w:b/>
        <w:szCs w:val="28"/>
        <w:bCs/>
        <w:rFonts w:ascii="BrowalliaUPC" w:hAnsi="BrowalliaUPC" w:cs="BrowalliaUPC"/>
      </w:rPr>
      <w:fldChar w:fldCharType="separate"/>
    </w:r>
    <w:r>
      <w:rPr>
        <w:b/>
        <w:b/>
        <w:szCs w:val="28"/>
        <w:bCs/>
        <w:rFonts w:ascii="BrowalliaUPC" w:hAnsi="BrowalliaUPC" w:cs="BrowalliaUPC"/>
      </w:rPr>
      <w:t>12</w:t>
    </w:r>
    <w:r>
      <w:rPr>
        <w:b/>
        <w:b/>
        <w:szCs w:val="28"/>
        <w:bCs/>
        <w:rFonts w:ascii="BrowalliaUPC" w:hAnsi="BrowalliaUPC" w:cs="BrowalliaUPC"/>
      </w:rPr>
      <w:fldChar w:fldCharType="end"/>
    </w:r>
    <w:r>
      <w:rPr>
        <w:rFonts w:ascii="BrowalliaUPC" w:hAnsi="BrowalliaUPC" w:cs="BrowalliaUPC"/>
        <w:szCs w:val="28"/>
      </w:rPr>
      <w:t xml:space="preserve"> ของ </w:t>
    </w:r>
    <w:r>
      <w:rPr>
        <w:rFonts w:ascii="BrowalliaUPC" w:hAnsi="BrowalliaUPC" w:cs="BrowalliaUPC"/>
        <w:b/>
        <w:b/>
        <w:bCs/>
        <w:szCs w:val="28"/>
      </w:rPr>
      <w:fldChar w:fldCharType="begin"/>
    </w:r>
    <w:r>
      <w:rPr>
        <w:b/>
        <w:b/>
        <w:szCs w:val="28"/>
        <w:bCs/>
        <w:rFonts w:ascii="BrowalliaUPC" w:hAnsi="BrowalliaUPC" w:cs="BrowalliaUPC"/>
      </w:rPr>
      <w:instrText xml:space="preserve"> NUMPAGES \* ARABIC </w:instrText>
    </w:r>
    <w:r>
      <w:rPr>
        <w:b/>
        <w:b/>
        <w:szCs w:val="28"/>
        <w:bCs/>
        <w:rFonts w:ascii="BrowalliaUPC" w:hAnsi="BrowalliaUPC" w:cs="BrowalliaUPC"/>
      </w:rPr>
      <w:fldChar w:fldCharType="separate"/>
    </w:r>
    <w:r>
      <w:rPr>
        <w:b/>
        <w:b/>
        <w:szCs w:val="28"/>
        <w:bCs/>
        <w:rFonts w:ascii="BrowalliaUPC" w:hAnsi="BrowalliaUPC" w:cs="BrowalliaUPC"/>
      </w:rPr>
      <w:t>12</w:t>
    </w:r>
    <w:r>
      <w:rPr>
        <w:b/>
        <w:b/>
        <w:szCs w:val="28"/>
        <w:bCs/>
        <w:rFonts w:ascii="BrowalliaUPC" w:hAnsi="BrowalliaUPC" w:cs="BrowalliaUPC"/>
      </w:rPr>
      <w:fldChar w:fldCharType="end"/>
    </w:r>
    <w:r>
      <w:rPr>
        <w:rFonts w:ascii="BrowalliaUPC" w:hAnsi="BrowalliaUPC" w:cs="BrowalliaUPC"/>
        <w:szCs w:val="28"/>
        <w:lang w:val="en-US" w:eastAsia="en-US"/>
      </w:rPr>
      <w:t xml:space="preserve"> หน้า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ind w:end="-142"/>
      <w:jc w:val="end"/>
      <w:outlineLvl w:val="0"/>
      <w:rPr>
        <w:rFonts w:ascii="Browallia New" w:hAnsi="Browallia New" w:cs="Browallia New"/>
        <w:sz w:val="30"/>
        <w:szCs w:val="30"/>
      </w:rPr>
    </w:pPr>
    <w:r>
      <w:rPr>
        <w:rFonts w:ascii="Browallia New" w:hAnsi="Browallia New" w:cs="Browallia New"/>
        <w:sz w:val="30"/>
        <w:sz w:val="30"/>
        <w:szCs w:val="30"/>
      </w:rPr>
      <w:t>สัญญาเลขที่</w:t>
    </w:r>
    <w:r>
      <w:rPr>
        <w:rFonts w:cs="Cordia New"/>
      </w:rPr>
      <w:t xml:space="preserve"> </w:t>
    </w:r>
    <w:r>
      <w:rPr>
        <w:rFonts w:cs="Browallia New" w:ascii="Browallia New" w:hAnsi="Browallia New"/>
        <w:sz w:val="30"/>
        <w:szCs w:val="30"/>
      </w:rPr>
      <w:t>4230000337</w:t>
    </w:r>
  </w:p>
  <w:p>
    <w:pPr>
      <w:pStyle w:val="Header"/>
      <w:rPr>
        <w:rFonts w:ascii="Browallia New" w:hAnsi="Browallia New" w:cs="Browallia New"/>
        <w:sz w:val="30"/>
        <w:szCs w:val="30"/>
      </w:rPr>
    </w:pPr>
    <w:r>
      <w:rPr>
        <w:rFonts w:cs="Browallia New" w:ascii="Browallia New" w:hAnsi="Browallia New"/>
        <w:sz w:val="30"/>
        <w:szCs w:val="3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trackRevisions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ordia New" w:hAnsi="Cordia New" w:eastAsia="Cordia New" w:cs="Angsana New"/>
      <w:color w:val="auto"/>
      <w:sz w:val="28"/>
      <w:szCs w:val="28"/>
      <w:lang w:val="en-US" w:bidi="th-TH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ngsana New" w:hAnsi="Angsana New" w:cs="Angsana New"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Browallia New" w:hAnsi="Browallia New" w:cs="Browallia New"/>
      <w:sz w:val="24"/>
    </w:rPr>
  </w:style>
  <w:style w:type="character" w:styleId="WW8Num3z0">
    <w:name w:val="WW8Num3z0"/>
    <w:qFormat/>
    <w:rPr>
      <w:lang w:bidi="th-TH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Browallia New" w:hAnsi="Browallia New" w:cs="Browallia New"/>
      <w:sz w:val="24"/>
    </w:rPr>
  </w:style>
  <w:style w:type="character" w:styleId="WW8Num11z0">
    <w:name w:val="WW8Num1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8"/>
    </w:rPr>
  </w:style>
  <w:style w:type="character" w:styleId="HeaderChar">
    <w:name w:val="Header Char"/>
    <w:qFormat/>
    <w:rPr>
      <w:sz w:val="28"/>
      <w:szCs w:val="35"/>
    </w:rPr>
  </w:style>
  <w:style w:type="character" w:styleId="FooterChar">
    <w:name w:val="Footer Char"/>
    <w:qFormat/>
    <w:rPr>
      <w:sz w:val="28"/>
      <w:szCs w:val="35"/>
    </w:rPr>
  </w:style>
  <w:style w:type="character" w:styleId="CommentTextChar">
    <w:name w:val="Comment Text Char"/>
    <w:qFormat/>
    <w:rPr>
      <w:rFonts w:cs="Cordia New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jc w:val="end"/>
    </w:pPr>
    <w:rPr>
      <w:rFonts w:ascii="Angsana New" w:hAnsi="Angsana New" w:cs="Angsana New"/>
      <w:sz w:val="286"/>
      <w:szCs w:val="286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8"/>
    </w:rPr>
  </w:style>
  <w:style w:type="paragraph" w:styleId="CommentText">
    <w:name w:val="Comment Text"/>
    <w:basedOn w:val="Normal"/>
    <w:qFormat/>
    <w:pPr/>
    <w:rPr>
      <w:rFonts w:cs="Cordia New"/>
      <w:sz w:val="20"/>
      <w:szCs w:val="23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szCs w:val="35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szCs w:val="35"/>
    </w:rPr>
  </w:style>
  <w:style w:type="paragraph" w:styleId="Revision">
    <w:name w:val="Revision"/>
    <w:qFormat/>
    <w:pPr>
      <w:widowControl/>
      <w:bidi w:val="0"/>
    </w:pPr>
    <w:rPr>
      <w:rFonts w:ascii="Cordia New" w:hAnsi="Cordia New" w:eastAsia="Cordia New" w:cs="Angsana New"/>
      <w:color w:val="auto"/>
      <w:sz w:val="28"/>
      <w:szCs w:val="35"/>
      <w:lang w:val="en-US" w:bidi="th-TH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2026-10-28T03:35:00Z</dcterms:created>
  <dc:creator>CLT</dc:creator>
  <dc:description/>
  <cp:keywords/>
  <dc:language>en-US</dc:language>
  <cp:lastModifiedBy>Kritaya Vuttisant (KTV)</cp:lastModifiedBy>
  <dcterms:modified xsi:type="dcterms:W3CDTF">2026-10-28T03:52:00Z</dcterms:modified>
  <cp:revision>4</cp:revision>
  <dc:subject/>
  <dc:title>สัญญาเลขที่________________</dc:title>
</cp:coreProperties>
</file>